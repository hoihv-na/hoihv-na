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C4F0B2" w14:textId="77777777" w:rsidR="00297D90" w:rsidRPr="003F005F" w:rsidRDefault="00823020" w:rsidP="00297D90">
      <w:pPr>
        <w:keepNext w:val="0"/>
        <w:spacing w:before="0"/>
        <w:jc w:val="center"/>
        <w:rPr>
          <w:rFonts w:cs="Times New Roman"/>
          <w:sz w:val="24"/>
          <w:szCs w:val="28"/>
          <w:lang w:val="en-AU"/>
        </w:rPr>
      </w:pPr>
      <w:bookmarkStart w:id="1" w:name="_Toc107798717"/>
      <w:commentRangeStart w:id="2"/>
      <w:r>
        <w:rPr>
          <w:rFonts w:cs="Times New Roman"/>
          <w:noProof/>
          <w:sz w:val="24"/>
          <w:szCs w:val="28"/>
          <w:lang w:val="es-PE" w:eastAsia="es-PE"/>
        </w:rPr>
        <w:drawing>
          <wp:inline distT="0" distB="0" distL="0" distR="0" wp14:anchorId="0962F5BA" wp14:editId="3479A01C">
            <wp:extent cx="1237615" cy="1237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7615" cy="1237615"/>
                    </a:xfrm>
                    <a:prstGeom prst="rect">
                      <a:avLst/>
                    </a:prstGeom>
                    <a:noFill/>
                    <a:ln>
                      <a:noFill/>
                    </a:ln>
                  </pic:spPr>
                </pic:pic>
              </a:graphicData>
            </a:graphic>
          </wp:inline>
        </w:drawing>
      </w:r>
    </w:p>
    <w:p w14:paraId="7552AC3C" w14:textId="77777777" w:rsidR="004B06C8" w:rsidRPr="003F005F" w:rsidRDefault="00823020" w:rsidP="00823020">
      <w:pPr>
        <w:pStyle w:val="Heading7"/>
        <w:tabs>
          <w:tab w:val="left" w:pos="720"/>
        </w:tabs>
        <w:ind w:left="720"/>
        <w:jc w:val="center"/>
        <w:rPr>
          <w:rFonts w:ascii="Times New Roman" w:hAnsi="Times New Roman"/>
          <w:color w:val="auto"/>
          <w:sz w:val="28"/>
          <w:szCs w:val="28"/>
        </w:rPr>
      </w:pPr>
      <w:r>
        <w:rPr>
          <w:rFonts w:ascii="Times New Roman" w:hAnsi="Times New Roman"/>
          <w:color w:val="auto"/>
          <w:sz w:val="28"/>
          <w:szCs w:val="28"/>
        </w:rPr>
        <w:t>VIETTEL GROUP</w:t>
      </w:r>
    </w:p>
    <w:p w14:paraId="7FA67640" w14:textId="77777777" w:rsidR="000E7453" w:rsidRPr="003F005F" w:rsidRDefault="000E7453" w:rsidP="00CD6B60">
      <w:pPr>
        <w:jc w:val="center"/>
        <w:rPr>
          <w:rFonts w:cs="Times New Roman"/>
        </w:rPr>
      </w:pPr>
    </w:p>
    <w:p w14:paraId="30136A37" w14:textId="77777777" w:rsidR="000E7453" w:rsidRPr="003F005F" w:rsidRDefault="000E7453" w:rsidP="00CD6B60">
      <w:pPr>
        <w:jc w:val="center"/>
        <w:rPr>
          <w:rFonts w:cs="Times New Roman"/>
        </w:rPr>
      </w:pPr>
    </w:p>
    <w:p w14:paraId="73DE8849" w14:textId="77777777" w:rsidR="000E7453" w:rsidRPr="003F005F" w:rsidRDefault="000E7453" w:rsidP="00CD6B60">
      <w:pPr>
        <w:rPr>
          <w:rFonts w:cs="Times New Roman"/>
        </w:rPr>
      </w:pPr>
    </w:p>
    <w:p w14:paraId="3B1F3D39" w14:textId="77777777" w:rsidR="000E7453" w:rsidRPr="003F005F" w:rsidRDefault="000E7453" w:rsidP="00CD6B60">
      <w:pPr>
        <w:jc w:val="center"/>
        <w:rPr>
          <w:rFonts w:cs="Times New Roman"/>
        </w:rPr>
      </w:pPr>
    </w:p>
    <w:p w14:paraId="387C9258" w14:textId="77777777" w:rsidR="000E7453" w:rsidRPr="003F005F" w:rsidRDefault="000E7453" w:rsidP="00CD6B60">
      <w:pPr>
        <w:jc w:val="center"/>
        <w:rPr>
          <w:rFonts w:cs="Times New Roman"/>
        </w:rPr>
      </w:pPr>
    </w:p>
    <w:p w14:paraId="1E06FD42" w14:textId="77777777" w:rsidR="000E7453" w:rsidRPr="003F005F" w:rsidRDefault="000E7453" w:rsidP="00CD6B60">
      <w:pPr>
        <w:spacing w:before="240"/>
        <w:jc w:val="center"/>
        <w:rPr>
          <w:rFonts w:cs="Times New Roman"/>
        </w:rPr>
      </w:pPr>
    </w:p>
    <w:bookmarkEnd w:id="1"/>
    <w:p w14:paraId="0D2E84CD" w14:textId="48968AFB" w:rsidR="00D65C38" w:rsidRPr="00461F3F" w:rsidRDefault="00B32153" w:rsidP="00D65C38">
      <w:pPr>
        <w:spacing w:after="120" w:line="312" w:lineRule="auto"/>
        <w:jc w:val="center"/>
        <w:rPr>
          <w:rFonts w:cs="Times New Roman"/>
          <w:b/>
          <w:sz w:val="40"/>
          <w:szCs w:val="40"/>
        </w:rPr>
      </w:pPr>
      <w:del w:id="3" w:author="Christian Andre Palomino Solis" w:date="2020-12-10T17:28:00Z">
        <w:r w:rsidDel="00F56327">
          <w:rPr>
            <w:rFonts w:cs="Times New Roman"/>
            <w:b/>
            <w:sz w:val="40"/>
            <w:szCs w:val="40"/>
          </w:rPr>
          <w:delText>VOICE BACKGROUND</w:delText>
        </w:r>
      </w:del>
      <w:ins w:id="4" w:author="Christian Andre Palomino Solis" w:date="2020-12-10T17:28:00Z">
        <w:r w:rsidR="00F56327">
          <w:rPr>
            <w:rFonts w:cs="Times New Roman"/>
            <w:b/>
            <w:sz w:val="40"/>
            <w:szCs w:val="40"/>
          </w:rPr>
          <w:t>XXXXXXXXXXXXXXXXXX</w:t>
        </w:r>
      </w:ins>
    </w:p>
    <w:p w14:paraId="4CA96C50" w14:textId="77777777" w:rsidR="00D65C38" w:rsidRPr="00CE11EE" w:rsidRDefault="00823020" w:rsidP="00D65C38">
      <w:pPr>
        <w:keepNext w:val="0"/>
        <w:spacing w:before="60" w:after="60"/>
        <w:jc w:val="center"/>
        <w:rPr>
          <w:rFonts w:cs="Times New Roman"/>
          <w:b/>
          <w:bCs/>
          <w:sz w:val="40"/>
          <w:szCs w:val="40"/>
          <w:lang w:val="en-AU"/>
        </w:rPr>
      </w:pPr>
      <w:r>
        <w:rPr>
          <w:rFonts w:cs="Times New Roman"/>
          <w:b/>
          <w:bCs/>
          <w:sz w:val="40"/>
          <w:szCs w:val="40"/>
          <w:lang w:val="en-AU"/>
        </w:rPr>
        <w:t>INSTALLATION GUIDE</w:t>
      </w:r>
    </w:p>
    <w:p w14:paraId="1AAD099D" w14:textId="726ABF05" w:rsidR="00D65C38" w:rsidRPr="00C31757" w:rsidRDefault="00823020" w:rsidP="00D65C38">
      <w:pPr>
        <w:keepNext w:val="0"/>
        <w:spacing w:before="0"/>
        <w:jc w:val="center"/>
        <w:rPr>
          <w:rFonts w:cs="Times New Roman"/>
          <w:b/>
          <w:sz w:val="24"/>
          <w:lang w:val="en-AU"/>
        </w:rPr>
      </w:pPr>
      <w:r>
        <w:rPr>
          <w:rFonts w:cs="Times New Roman"/>
          <w:b/>
          <w:sz w:val="24"/>
          <w:lang w:val="en-AU"/>
        </w:rPr>
        <w:t>Project code</w:t>
      </w:r>
      <w:r w:rsidR="00D65C38" w:rsidRPr="00C31757">
        <w:rPr>
          <w:rFonts w:cs="Times New Roman"/>
          <w:b/>
          <w:sz w:val="24"/>
          <w:lang w:val="en-AU"/>
        </w:rPr>
        <w:t xml:space="preserve">:  </w:t>
      </w:r>
      <w:r w:rsidR="00B32153" w:rsidRPr="00B32153">
        <w:rPr>
          <w:rFonts w:cs="Times New Roman"/>
          <w:b/>
          <w:sz w:val="24"/>
          <w:lang w:val="en-AU"/>
        </w:rPr>
        <w:t>QT01_13049_VAS_VTG_Content_</w:t>
      </w:r>
      <w:ins w:id="5" w:author="Christian Andre Palomino Solis" w:date="2020-12-10T17:28:00Z">
        <w:r w:rsidR="00F56327">
          <w:rPr>
            <w:rFonts w:cs="Times New Roman"/>
            <w:b/>
            <w:sz w:val="24"/>
            <w:lang w:val="en-AU"/>
          </w:rPr>
          <w:t>XXXX</w:t>
        </w:r>
      </w:ins>
      <w:del w:id="6" w:author="Christian Andre Palomino Solis" w:date="2020-12-10T17:28:00Z">
        <w:r w:rsidR="00B32153" w:rsidRPr="00B32153" w:rsidDel="00F56327">
          <w:rPr>
            <w:rFonts w:cs="Times New Roman"/>
            <w:b/>
            <w:sz w:val="24"/>
            <w:lang w:val="en-AU"/>
          </w:rPr>
          <w:delText>VBG</w:delText>
        </w:r>
      </w:del>
    </w:p>
    <w:p w14:paraId="7B56899F" w14:textId="4AAD6FB7" w:rsidR="00D65C38" w:rsidRPr="00CE11EE" w:rsidRDefault="00823020" w:rsidP="00D65C38">
      <w:pPr>
        <w:jc w:val="center"/>
        <w:rPr>
          <w:rFonts w:cs="Times New Roman"/>
          <w:b/>
          <w:bCs/>
        </w:rPr>
      </w:pPr>
      <w:r>
        <w:rPr>
          <w:rFonts w:cs="Times New Roman"/>
          <w:b/>
          <w:sz w:val="24"/>
          <w:lang w:val="en-AU"/>
        </w:rPr>
        <w:t>Document code</w:t>
      </w:r>
      <w:r w:rsidR="00D65C38" w:rsidRPr="00C31757">
        <w:rPr>
          <w:rFonts w:cs="Times New Roman"/>
          <w:b/>
          <w:sz w:val="24"/>
          <w:lang w:val="en-AU"/>
        </w:rPr>
        <w:t>: HDCD_</w:t>
      </w:r>
      <w:r w:rsidR="00B32153" w:rsidRPr="00B32153">
        <w:rPr>
          <w:rFonts w:cs="Times New Roman"/>
          <w:b/>
          <w:sz w:val="24"/>
          <w:lang w:val="en-AU"/>
        </w:rPr>
        <w:t>QT01_13049_VAS_VTG_Content_</w:t>
      </w:r>
      <w:del w:id="7" w:author="Christian Andre Palomino Solis" w:date="2020-12-10T17:28:00Z">
        <w:r w:rsidR="00B32153" w:rsidRPr="00B32153" w:rsidDel="00F56327">
          <w:rPr>
            <w:rFonts w:cs="Times New Roman"/>
            <w:b/>
            <w:sz w:val="24"/>
            <w:lang w:val="en-AU"/>
          </w:rPr>
          <w:delText>VBG</w:delText>
        </w:r>
        <w:r w:rsidR="00D65C38" w:rsidRPr="00C31757" w:rsidDel="00F56327">
          <w:rPr>
            <w:rFonts w:cs="Times New Roman"/>
            <w:b/>
            <w:sz w:val="24"/>
            <w:lang w:val="en-AU"/>
          </w:rPr>
          <w:delText>_v1.0</w:delText>
        </w:r>
      </w:del>
      <w:ins w:id="8" w:author="Christian Andre Palomino Solis" w:date="2020-12-10T17:28:00Z">
        <w:r w:rsidR="00F56327">
          <w:rPr>
            <w:rFonts w:cs="Times New Roman"/>
            <w:b/>
            <w:sz w:val="24"/>
            <w:lang w:val="en-AU"/>
          </w:rPr>
          <w:t>XXXXXXX</w:t>
        </w:r>
      </w:ins>
    </w:p>
    <w:p w14:paraId="41EAA4CE" w14:textId="77777777" w:rsidR="00D65C38" w:rsidRPr="00CE11EE" w:rsidRDefault="00D65C38" w:rsidP="00D65C38">
      <w:pPr>
        <w:jc w:val="center"/>
        <w:rPr>
          <w:rFonts w:cs="Times New Roman"/>
          <w:b/>
          <w:bCs/>
        </w:rPr>
      </w:pPr>
    </w:p>
    <w:p w14:paraId="61C1390B" w14:textId="77777777" w:rsidR="00D65C38" w:rsidRPr="00CE11EE" w:rsidRDefault="00D65C38" w:rsidP="00D65C38">
      <w:pPr>
        <w:jc w:val="center"/>
        <w:rPr>
          <w:rFonts w:cs="Times New Roman"/>
          <w:b/>
          <w:bCs/>
        </w:rPr>
      </w:pPr>
    </w:p>
    <w:p w14:paraId="4CB63C67" w14:textId="77777777" w:rsidR="00D65C38" w:rsidRPr="00CE11EE" w:rsidRDefault="00D65C38" w:rsidP="00D65C38">
      <w:pPr>
        <w:jc w:val="center"/>
        <w:rPr>
          <w:rFonts w:cs="Times New Roman"/>
          <w:b/>
          <w:bCs/>
        </w:rPr>
      </w:pPr>
    </w:p>
    <w:p w14:paraId="06381A5B" w14:textId="77777777" w:rsidR="00D65C38" w:rsidRPr="00CE11EE" w:rsidRDefault="00D65C38" w:rsidP="00D65C38">
      <w:pPr>
        <w:jc w:val="center"/>
        <w:rPr>
          <w:rFonts w:cs="Times New Roman"/>
          <w:b/>
          <w:bCs/>
        </w:rPr>
      </w:pPr>
    </w:p>
    <w:p w14:paraId="3157CDDB" w14:textId="77777777" w:rsidR="00D65C38" w:rsidRPr="00CE11EE" w:rsidRDefault="00D65C38" w:rsidP="00D65C38">
      <w:pPr>
        <w:jc w:val="center"/>
        <w:rPr>
          <w:rFonts w:cs="Times New Roman"/>
          <w:b/>
          <w:bCs/>
        </w:rPr>
      </w:pPr>
    </w:p>
    <w:p w14:paraId="10811843" w14:textId="77777777" w:rsidR="00D65C38" w:rsidRPr="00CE11EE" w:rsidRDefault="00D65C38" w:rsidP="00D65C38">
      <w:pPr>
        <w:keepNext w:val="0"/>
        <w:spacing w:before="0"/>
        <w:jc w:val="center"/>
        <w:rPr>
          <w:rFonts w:cs="Times New Roman"/>
          <w:b/>
          <w:sz w:val="24"/>
          <w:lang w:val="en-AU"/>
        </w:rPr>
      </w:pPr>
    </w:p>
    <w:p w14:paraId="438C83AD" w14:textId="77777777" w:rsidR="00D65C38" w:rsidRPr="00CE11EE" w:rsidRDefault="00D65C38" w:rsidP="00D65C38">
      <w:pPr>
        <w:keepNext w:val="0"/>
        <w:spacing w:before="0"/>
        <w:jc w:val="center"/>
        <w:rPr>
          <w:rFonts w:cs="Times New Roman"/>
          <w:b/>
          <w:sz w:val="24"/>
          <w:lang w:val="en-AU"/>
        </w:rPr>
      </w:pPr>
    </w:p>
    <w:p w14:paraId="00A46CAD" w14:textId="77777777" w:rsidR="00D65C38" w:rsidRPr="00CE11EE" w:rsidRDefault="00D65C38" w:rsidP="00D65C38">
      <w:pPr>
        <w:keepNext w:val="0"/>
        <w:spacing w:before="0"/>
        <w:jc w:val="center"/>
        <w:rPr>
          <w:rFonts w:cs="Times New Roman"/>
          <w:b/>
          <w:sz w:val="24"/>
          <w:lang w:val="en-AU"/>
        </w:rPr>
      </w:pPr>
    </w:p>
    <w:p w14:paraId="3EE9E0BF" w14:textId="77777777" w:rsidR="00D65C38" w:rsidRPr="00CE11EE" w:rsidRDefault="00D65C38" w:rsidP="00D65C38">
      <w:pPr>
        <w:keepNext w:val="0"/>
        <w:spacing w:before="0"/>
        <w:jc w:val="center"/>
        <w:rPr>
          <w:rFonts w:cs="Times New Roman"/>
          <w:b/>
          <w:sz w:val="24"/>
          <w:lang w:val="en-AU"/>
        </w:rPr>
      </w:pPr>
    </w:p>
    <w:p w14:paraId="2D5FC632" w14:textId="77777777" w:rsidR="00D65C38" w:rsidRPr="00CE11EE" w:rsidRDefault="00D65C38" w:rsidP="00D65C38">
      <w:pPr>
        <w:keepNext w:val="0"/>
        <w:spacing w:before="0"/>
        <w:jc w:val="center"/>
        <w:rPr>
          <w:rFonts w:cs="Times New Roman"/>
          <w:b/>
          <w:sz w:val="24"/>
          <w:lang w:val="en-AU"/>
        </w:rPr>
      </w:pPr>
    </w:p>
    <w:p w14:paraId="4E43440E" w14:textId="77777777" w:rsidR="00D65C38" w:rsidRPr="00CE11EE" w:rsidRDefault="00D65C38" w:rsidP="00D65C38">
      <w:pPr>
        <w:keepNext w:val="0"/>
        <w:spacing w:before="0"/>
        <w:jc w:val="center"/>
        <w:rPr>
          <w:rFonts w:cs="Times New Roman"/>
          <w:b/>
          <w:sz w:val="24"/>
          <w:lang w:val="en-AU"/>
        </w:rPr>
      </w:pPr>
    </w:p>
    <w:p w14:paraId="0596A967" w14:textId="77777777" w:rsidR="00D65C38" w:rsidRPr="00CE11EE" w:rsidRDefault="00D65C38" w:rsidP="00D65C38">
      <w:pPr>
        <w:keepNext w:val="0"/>
        <w:spacing w:before="0"/>
        <w:jc w:val="center"/>
        <w:rPr>
          <w:rFonts w:cs="Times New Roman"/>
          <w:b/>
          <w:sz w:val="24"/>
          <w:lang w:val="en-AU"/>
        </w:rPr>
      </w:pPr>
    </w:p>
    <w:p w14:paraId="7FED7F80" w14:textId="193C67F6" w:rsidR="00D65C38" w:rsidRPr="00CE11EE" w:rsidRDefault="00D65C38" w:rsidP="00D65C38">
      <w:pPr>
        <w:keepNext w:val="0"/>
        <w:spacing w:before="0"/>
        <w:jc w:val="center"/>
        <w:rPr>
          <w:rFonts w:cs="Times New Roman"/>
          <w:b/>
          <w:sz w:val="24"/>
          <w:lang w:val="en-AU"/>
        </w:rPr>
      </w:pPr>
      <w:proofErr w:type="spellStart"/>
      <w:r>
        <w:rPr>
          <w:rFonts w:cs="Times New Roman"/>
          <w:b/>
          <w:sz w:val="24"/>
          <w:lang w:val="en-AU"/>
        </w:rPr>
        <w:t>Hà</w:t>
      </w:r>
      <w:proofErr w:type="spellEnd"/>
      <w:r>
        <w:rPr>
          <w:rFonts w:cs="Times New Roman"/>
          <w:b/>
          <w:sz w:val="24"/>
          <w:lang w:val="en-AU"/>
        </w:rPr>
        <w:t xml:space="preserve"> </w:t>
      </w:r>
      <w:proofErr w:type="spellStart"/>
      <w:r>
        <w:rPr>
          <w:rFonts w:cs="Times New Roman"/>
          <w:b/>
          <w:sz w:val="24"/>
          <w:lang w:val="en-AU"/>
        </w:rPr>
        <w:t>Nội</w:t>
      </w:r>
      <w:proofErr w:type="spellEnd"/>
      <w:r>
        <w:rPr>
          <w:rFonts w:cs="Times New Roman"/>
          <w:b/>
          <w:sz w:val="24"/>
          <w:lang w:val="en-AU"/>
        </w:rPr>
        <w:t xml:space="preserve">, </w:t>
      </w:r>
      <w:r w:rsidR="00C2306A">
        <w:rPr>
          <w:rFonts w:cs="Times New Roman"/>
          <w:b/>
          <w:sz w:val="24"/>
          <w:lang w:val="en-AU"/>
        </w:rPr>
        <w:t>01</w:t>
      </w:r>
      <w:r>
        <w:rPr>
          <w:rFonts w:cs="Times New Roman"/>
          <w:b/>
          <w:sz w:val="24"/>
          <w:lang w:val="en-AU"/>
        </w:rPr>
        <w:t>/</w:t>
      </w:r>
      <w:del w:id="9" w:author="Christian Andre Palomino Solis" w:date="2020-12-10T17:28:00Z">
        <w:r w:rsidDel="00F56327">
          <w:rPr>
            <w:rFonts w:cs="Times New Roman"/>
            <w:b/>
            <w:sz w:val="24"/>
            <w:lang w:val="en-AU"/>
          </w:rPr>
          <w:delText>201</w:delText>
        </w:r>
        <w:r w:rsidR="00C2306A" w:rsidDel="00F56327">
          <w:rPr>
            <w:rFonts w:cs="Times New Roman"/>
            <w:b/>
            <w:sz w:val="24"/>
            <w:lang w:val="en-AU"/>
          </w:rPr>
          <w:delText>4</w:delText>
        </w:r>
      </w:del>
      <w:ins w:id="10" w:author="Christian Andre Palomino Solis" w:date="2020-12-10T17:28:00Z">
        <w:r w:rsidR="00F56327">
          <w:rPr>
            <w:rFonts w:cs="Times New Roman"/>
            <w:b/>
            <w:sz w:val="24"/>
            <w:lang w:val="en-AU"/>
          </w:rPr>
          <w:t>XXXXX</w:t>
        </w:r>
      </w:ins>
    </w:p>
    <w:p w14:paraId="55413C59" w14:textId="77777777" w:rsidR="000E7453" w:rsidRPr="003F005F" w:rsidRDefault="007E5A7D" w:rsidP="00CD6B60">
      <w:pPr>
        <w:spacing w:before="240" w:after="240"/>
        <w:jc w:val="center"/>
        <w:rPr>
          <w:rFonts w:cs="Times New Roman"/>
          <w:b/>
          <w:sz w:val="36"/>
          <w:szCs w:val="30"/>
        </w:rPr>
      </w:pPr>
      <w:r w:rsidRPr="003F005F">
        <w:rPr>
          <w:rFonts w:cs="Times New Roman"/>
        </w:rPr>
        <w:br w:type="page"/>
      </w:r>
      <w:r w:rsidR="00445ED0">
        <w:rPr>
          <w:rFonts w:cs="Times New Roman"/>
          <w:b/>
          <w:sz w:val="36"/>
          <w:szCs w:val="30"/>
          <w:lang w:val="en-AU"/>
        </w:rPr>
        <w:lastRenderedPageBreak/>
        <w:t>Table of revision</w:t>
      </w:r>
    </w:p>
    <w:p w14:paraId="42B4FD12" w14:textId="77777777" w:rsidR="00640D63" w:rsidRPr="003F005F" w:rsidRDefault="00640D63" w:rsidP="00640D63">
      <w:pPr>
        <w:ind w:hanging="360"/>
        <w:rPr>
          <w:rFonts w:cs="Times New Roman"/>
          <w:b/>
        </w:rPr>
      </w:pPr>
    </w:p>
    <w:p w14:paraId="345D741B" w14:textId="77777777" w:rsidR="00640D63" w:rsidRPr="003F005F" w:rsidRDefault="00640D63" w:rsidP="00640D63">
      <w:pPr>
        <w:ind w:firstLine="720"/>
        <w:rPr>
          <w:rFonts w:cs="Times New Roman"/>
        </w:rPr>
      </w:pPr>
      <w:r w:rsidRPr="003F005F">
        <w:rPr>
          <w:rFonts w:cs="Times New Roman"/>
        </w:rPr>
        <w:t>*</w:t>
      </w:r>
      <w:r w:rsidR="00D65C38" w:rsidRPr="00CE11EE">
        <w:rPr>
          <w:rFonts w:cs="Times New Roman"/>
        </w:rPr>
        <w:t xml:space="preserve">A – </w:t>
      </w:r>
      <w:r w:rsidR="00047D11">
        <w:rPr>
          <w:rFonts w:cs="Times New Roman"/>
        </w:rPr>
        <w:t>Added</w:t>
      </w:r>
      <w:r w:rsidR="00D65C38" w:rsidRPr="00CE11EE">
        <w:rPr>
          <w:rFonts w:cs="Times New Roman"/>
        </w:rPr>
        <w:t xml:space="preserve">, M – </w:t>
      </w:r>
      <w:r w:rsidR="00047D11">
        <w:rPr>
          <w:rFonts w:cs="Times New Roman"/>
        </w:rPr>
        <w:t>Modified</w:t>
      </w:r>
      <w:r w:rsidR="00D65C38" w:rsidRPr="00CE11EE">
        <w:rPr>
          <w:rFonts w:cs="Times New Roman"/>
        </w:rPr>
        <w:t>, D –</w:t>
      </w:r>
      <w:r w:rsidR="00047D11">
        <w:rPr>
          <w:rFonts w:cs="Times New Roman"/>
        </w:rPr>
        <w:t>Delete</w:t>
      </w:r>
    </w:p>
    <w:tbl>
      <w:tblPr>
        <w:tblW w:w="926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800"/>
        <w:gridCol w:w="1440"/>
        <w:gridCol w:w="1080"/>
        <w:gridCol w:w="2700"/>
        <w:gridCol w:w="1080"/>
      </w:tblGrid>
      <w:tr w:rsidR="00D65C38" w:rsidRPr="003F005F" w14:paraId="4EF8636C" w14:textId="77777777" w:rsidTr="00C026AD">
        <w:tc>
          <w:tcPr>
            <w:tcW w:w="1080" w:type="dxa"/>
            <w:shd w:val="clear" w:color="auto" w:fill="C0C0C0"/>
          </w:tcPr>
          <w:p w14:paraId="003BFE1D" w14:textId="77777777" w:rsidR="00D65C38" w:rsidRPr="00CE11EE" w:rsidRDefault="00047D11" w:rsidP="006523CA">
            <w:pPr>
              <w:pStyle w:val="Bang"/>
              <w:jc w:val="center"/>
              <w:rPr>
                <w:rFonts w:cs="Times New Roman"/>
                <w:b/>
                <w:sz w:val="24"/>
                <w:szCs w:val="24"/>
              </w:rPr>
            </w:pPr>
            <w:r>
              <w:rPr>
                <w:rFonts w:cs="Times New Roman"/>
                <w:b/>
                <w:sz w:val="24"/>
                <w:szCs w:val="24"/>
              </w:rPr>
              <w:t>Date</w:t>
            </w:r>
          </w:p>
        </w:tc>
        <w:tc>
          <w:tcPr>
            <w:tcW w:w="1080" w:type="dxa"/>
            <w:shd w:val="clear" w:color="auto" w:fill="C0C0C0"/>
          </w:tcPr>
          <w:p w14:paraId="18904AE5" w14:textId="77777777" w:rsidR="00D65C38" w:rsidRPr="00CE11EE" w:rsidRDefault="00047D11" w:rsidP="006523CA">
            <w:pPr>
              <w:pStyle w:val="Bang"/>
              <w:jc w:val="center"/>
              <w:rPr>
                <w:rFonts w:cs="Times New Roman"/>
                <w:b/>
                <w:snapToGrid w:val="0"/>
                <w:sz w:val="24"/>
                <w:szCs w:val="24"/>
              </w:rPr>
            </w:pPr>
            <w:r>
              <w:rPr>
                <w:rFonts w:cs="Times New Roman"/>
                <w:b/>
                <w:snapToGrid w:val="0"/>
                <w:sz w:val="24"/>
                <w:szCs w:val="24"/>
              </w:rPr>
              <w:t>Task</w:t>
            </w:r>
          </w:p>
        </w:tc>
        <w:tc>
          <w:tcPr>
            <w:tcW w:w="800" w:type="dxa"/>
            <w:shd w:val="clear" w:color="auto" w:fill="C0C0C0"/>
          </w:tcPr>
          <w:p w14:paraId="7295FB0C" w14:textId="77777777" w:rsidR="00D65C38" w:rsidRPr="00CE11EE" w:rsidRDefault="00D65C38" w:rsidP="006523CA">
            <w:pPr>
              <w:pStyle w:val="Bang"/>
              <w:jc w:val="center"/>
              <w:rPr>
                <w:rFonts w:cs="Times New Roman"/>
                <w:b/>
                <w:sz w:val="24"/>
                <w:szCs w:val="24"/>
              </w:rPr>
            </w:pPr>
            <w:r w:rsidRPr="00CE11EE">
              <w:rPr>
                <w:rFonts w:cs="Times New Roman"/>
                <w:b/>
                <w:sz w:val="24"/>
                <w:szCs w:val="24"/>
              </w:rPr>
              <w:t>A*</w:t>
            </w:r>
          </w:p>
          <w:p w14:paraId="7ECCEAFB" w14:textId="77777777" w:rsidR="00D65C38" w:rsidRPr="00CE11EE" w:rsidRDefault="00D65C38" w:rsidP="006523CA">
            <w:pPr>
              <w:pStyle w:val="Bang"/>
              <w:jc w:val="center"/>
              <w:rPr>
                <w:rFonts w:cs="Times New Roman"/>
                <w:b/>
                <w:sz w:val="24"/>
                <w:szCs w:val="24"/>
              </w:rPr>
            </w:pPr>
            <w:r w:rsidRPr="00CE11EE">
              <w:rPr>
                <w:rFonts w:cs="Times New Roman"/>
                <w:b/>
                <w:sz w:val="24"/>
                <w:szCs w:val="24"/>
              </w:rPr>
              <w:t>M, D</w:t>
            </w:r>
          </w:p>
        </w:tc>
        <w:tc>
          <w:tcPr>
            <w:tcW w:w="1440" w:type="dxa"/>
            <w:shd w:val="clear" w:color="auto" w:fill="C0C0C0"/>
          </w:tcPr>
          <w:p w14:paraId="165F99B2" w14:textId="77777777" w:rsidR="00D65C38" w:rsidRPr="00CE11EE" w:rsidRDefault="00047D11" w:rsidP="006523CA">
            <w:pPr>
              <w:pStyle w:val="Bang"/>
              <w:jc w:val="center"/>
              <w:rPr>
                <w:rFonts w:cs="Times New Roman"/>
                <w:b/>
                <w:sz w:val="24"/>
                <w:szCs w:val="24"/>
              </w:rPr>
            </w:pPr>
            <w:r>
              <w:rPr>
                <w:rFonts w:cs="Times New Roman"/>
                <w:b/>
                <w:sz w:val="24"/>
                <w:szCs w:val="24"/>
              </w:rPr>
              <w:t>Source</w:t>
            </w:r>
          </w:p>
        </w:tc>
        <w:tc>
          <w:tcPr>
            <w:tcW w:w="1080" w:type="dxa"/>
            <w:shd w:val="clear" w:color="auto" w:fill="C0C0C0"/>
          </w:tcPr>
          <w:p w14:paraId="6C97F48A" w14:textId="77777777" w:rsidR="00D65C38" w:rsidRPr="00CE11EE" w:rsidRDefault="00047D11" w:rsidP="00047D11">
            <w:pPr>
              <w:pStyle w:val="Bang"/>
              <w:jc w:val="center"/>
              <w:rPr>
                <w:rFonts w:cs="Times New Roman"/>
                <w:b/>
                <w:sz w:val="24"/>
                <w:szCs w:val="24"/>
              </w:rPr>
            </w:pPr>
            <w:r>
              <w:rPr>
                <w:rFonts w:cs="Times New Roman"/>
                <w:b/>
                <w:sz w:val="24"/>
                <w:szCs w:val="24"/>
              </w:rPr>
              <w:t>Old version</w:t>
            </w:r>
          </w:p>
        </w:tc>
        <w:tc>
          <w:tcPr>
            <w:tcW w:w="2700" w:type="dxa"/>
            <w:shd w:val="clear" w:color="auto" w:fill="C0C0C0"/>
          </w:tcPr>
          <w:p w14:paraId="1C8D38C9" w14:textId="77777777" w:rsidR="00D65C38" w:rsidRPr="00CE11EE" w:rsidRDefault="00047D11" w:rsidP="006523CA">
            <w:pPr>
              <w:pStyle w:val="Bang"/>
              <w:jc w:val="center"/>
              <w:rPr>
                <w:rFonts w:cs="Times New Roman"/>
                <w:b/>
                <w:sz w:val="24"/>
                <w:szCs w:val="24"/>
              </w:rPr>
            </w:pPr>
            <w:r>
              <w:rPr>
                <w:rFonts w:cs="Times New Roman"/>
                <w:b/>
                <w:sz w:val="24"/>
                <w:szCs w:val="24"/>
              </w:rPr>
              <w:t>Description</w:t>
            </w:r>
          </w:p>
        </w:tc>
        <w:tc>
          <w:tcPr>
            <w:tcW w:w="1080" w:type="dxa"/>
            <w:shd w:val="clear" w:color="auto" w:fill="C0C0C0"/>
          </w:tcPr>
          <w:p w14:paraId="70C84B29" w14:textId="77777777" w:rsidR="00D65C38" w:rsidRPr="00CE11EE" w:rsidRDefault="00047D11" w:rsidP="006523CA">
            <w:pPr>
              <w:pStyle w:val="Bang"/>
              <w:jc w:val="center"/>
              <w:rPr>
                <w:rFonts w:cs="Times New Roman"/>
                <w:b/>
                <w:sz w:val="24"/>
                <w:szCs w:val="24"/>
              </w:rPr>
            </w:pPr>
            <w:r>
              <w:rPr>
                <w:rFonts w:cs="Times New Roman"/>
                <w:b/>
                <w:sz w:val="24"/>
                <w:szCs w:val="24"/>
              </w:rPr>
              <w:t>New version</w:t>
            </w:r>
          </w:p>
        </w:tc>
      </w:tr>
      <w:tr w:rsidR="00D65C38" w:rsidRPr="003F005F" w14:paraId="3B4315D0" w14:textId="77777777" w:rsidTr="00C026AD">
        <w:tc>
          <w:tcPr>
            <w:tcW w:w="1080" w:type="dxa"/>
          </w:tcPr>
          <w:p w14:paraId="2A0B0612" w14:textId="77777777" w:rsidR="00D65C38" w:rsidRPr="00CE11EE" w:rsidRDefault="00D65C38" w:rsidP="006523CA">
            <w:pPr>
              <w:pStyle w:val="Bang"/>
              <w:rPr>
                <w:rFonts w:cs="Times New Roman"/>
                <w:sz w:val="24"/>
                <w:szCs w:val="24"/>
              </w:rPr>
            </w:pPr>
          </w:p>
        </w:tc>
        <w:tc>
          <w:tcPr>
            <w:tcW w:w="1080" w:type="dxa"/>
          </w:tcPr>
          <w:p w14:paraId="03F4A03B" w14:textId="77777777" w:rsidR="00D65C38" w:rsidRPr="00CE11EE" w:rsidRDefault="00047D11" w:rsidP="006523CA">
            <w:pPr>
              <w:pStyle w:val="Bang"/>
              <w:rPr>
                <w:rFonts w:cs="Times New Roman"/>
                <w:sz w:val="24"/>
                <w:szCs w:val="24"/>
              </w:rPr>
            </w:pPr>
            <w:r>
              <w:rPr>
                <w:rFonts w:cs="Times New Roman"/>
                <w:sz w:val="24"/>
                <w:szCs w:val="24"/>
              </w:rPr>
              <w:t>Create new document</w:t>
            </w:r>
          </w:p>
        </w:tc>
        <w:tc>
          <w:tcPr>
            <w:tcW w:w="800" w:type="dxa"/>
          </w:tcPr>
          <w:p w14:paraId="5AB3BA0B" w14:textId="77777777" w:rsidR="00D65C38" w:rsidRPr="00CE11EE" w:rsidRDefault="00D65C38" w:rsidP="006523CA">
            <w:pPr>
              <w:pStyle w:val="Bang"/>
              <w:rPr>
                <w:rFonts w:cs="Times New Roman"/>
                <w:sz w:val="24"/>
                <w:szCs w:val="24"/>
              </w:rPr>
            </w:pPr>
            <w:r>
              <w:rPr>
                <w:rFonts w:cs="Times New Roman"/>
                <w:sz w:val="24"/>
                <w:szCs w:val="24"/>
              </w:rPr>
              <w:t>A</w:t>
            </w:r>
          </w:p>
        </w:tc>
        <w:tc>
          <w:tcPr>
            <w:tcW w:w="1440" w:type="dxa"/>
          </w:tcPr>
          <w:p w14:paraId="3BF52431" w14:textId="77777777" w:rsidR="00D65C38" w:rsidRPr="00CE11EE" w:rsidRDefault="00047D11" w:rsidP="006523CA">
            <w:pPr>
              <w:pStyle w:val="Bang"/>
              <w:rPr>
                <w:rFonts w:cs="Times New Roman"/>
                <w:sz w:val="24"/>
                <w:szCs w:val="24"/>
              </w:rPr>
            </w:pPr>
            <w:proofErr w:type="spellStart"/>
            <w:r>
              <w:rPr>
                <w:rFonts w:cs="Times New Roman"/>
                <w:sz w:val="24"/>
                <w:szCs w:val="24"/>
              </w:rPr>
              <w:t>Viettel</w:t>
            </w:r>
            <w:proofErr w:type="spellEnd"/>
            <w:r>
              <w:rPr>
                <w:rFonts w:cs="Times New Roman"/>
                <w:sz w:val="24"/>
                <w:szCs w:val="24"/>
              </w:rPr>
              <w:t xml:space="preserve"> Software Center</w:t>
            </w:r>
          </w:p>
        </w:tc>
        <w:tc>
          <w:tcPr>
            <w:tcW w:w="1080" w:type="dxa"/>
          </w:tcPr>
          <w:p w14:paraId="467A50BB" w14:textId="77777777" w:rsidR="00D65C38" w:rsidRPr="00CE11EE" w:rsidRDefault="00D65C38" w:rsidP="006523CA">
            <w:pPr>
              <w:pStyle w:val="Bang"/>
              <w:rPr>
                <w:rFonts w:cs="Times New Roman"/>
                <w:sz w:val="24"/>
                <w:szCs w:val="24"/>
              </w:rPr>
            </w:pPr>
            <w:r>
              <w:rPr>
                <w:rFonts w:cs="Times New Roman"/>
                <w:sz w:val="24"/>
                <w:szCs w:val="24"/>
              </w:rPr>
              <w:t>N/A</w:t>
            </w:r>
          </w:p>
        </w:tc>
        <w:tc>
          <w:tcPr>
            <w:tcW w:w="2700" w:type="dxa"/>
          </w:tcPr>
          <w:p w14:paraId="5D77E31C" w14:textId="77777777" w:rsidR="00D65C38" w:rsidRPr="00CE11EE" w:rsidRDefault="00047D11" w:rsidP="006523CA">
            <w:pPr>
              <w:pStyle w:val="Bang"/>
              <w:rPr>
                <w:rFonts w:cs="Times New Roman"/>
                <w:sz w:val="24"/>
                <w:szCs w:val="24"/>
              </w:rPr>
            </w:pPr>
            <w:r>
              <w:rPr>
                <w:rFonts w:cs="Times New Roman"/>
                <w:sz w:val="24"/>
                <w:szCs w:val="24"/>
              </w:rPr>
              <w:t>Create new document</w:t>
            </w:r>
          </w:p>
        </w:tc>
        <w:tc>
          <w:tcPr>
            <w:tcW w:w="1080" w:type="dxa"/>
          </w:tcPr>
          <w:p w14:paraId="5B508675" w14:textId="77777777" w:rsidR="00D65C38" w:rsidRPr="00CE11EE" w:rsidRDefault="00D65C38" w:rsidP="006523CA">
            <w:pPr>
              <w:pStyle w:val="Bang"/>
              <w:rPr>
                <w:rFonts w:cs="Times New Roman"/>
                <w:sz w:val="24"/>
                <w:szCs w:val="24"/>
              </w:rPr>
            </w:pPr>
            <w:r>
              <w:rPr>
                <w:rFonts w:cs="Times New Roman"/>
                <w:sz w:val="24"/>
                <w:szCs w:val="24"/>
              </w:rPr>
              <w:t>1.0</w:t>
            </w:r>
          </w:p>
        </w:tc>
      </w:tr>
      <w:tr w:rsidR="00640D63" w:rsidRPr="003F005F" w14:paraId="1217D303" w14:textId="77777777" w:rsidTr="00C026AD">
        <w:tc>
          <w:tcPr>
            <w:tcW w:w="1080" w:type="dxa"/>
          </w:tcPr>
          <w:p w14:paraId="17A8A834" w14:textId="77777777" w:rsidR="00640D63" w:rsidRPr="003F005F" w:rsidRDefault="00640D63" w:rsidP="00883FB6">
            <w:pPr>
              <w:pStyle w:val="Bang"/>
              <w:rPr>
                <w:rFonts w:cs="Times New Roman"/>
                <w:sz w:val="24"/>
                <w:szCs w:val="24"/>
              </w:rPr>
            </w:pPr>
          </w:p>
        </w:tc>
        <w:tc>
          <w:tcPr>
            <w:tcW w:w="1080" w:type="dxa"/>
          </w:tcPr>
          <w:p w14:paraId="3C498BFD" w14:textId="77777777" w:rsidR="00640D63" w:rsidRPr="003F005F" w:rsidRDefault="00640D63" w:rsidP="00883FB6">
            <w:pPr>
              <w:pStyle w:val="Bang"/>
              <w:rPr>
                <w:rFonts w:cs="Times New Roman"/>
                <w:sz w:val="24"/>
                <w:szCs w:val="24"/>
              </w:rPr>
            </w:pPr>
          </w:p>
        </w:tc>
        <w:tc>
          <w:tcPr>
            <w:tcW w:w="800" w:type="dxa"/>
          </w:tcPr>
          <w:p w14:paraId="6C8C2C1E" w14:textId="77777777" w:rsidR="00640D63" w:rsidRPr="003F005F" w:rsidRDefault="00640D63" w:rsidP="00883FB6">
            <w:pPr>
              <w:pStyle w:val="Bang"/>
              <w:rPr>
                <w:rFonts w:cs="Times New Roman"/>
                <w:sz w:val="24"/>
                <w:szCs w:val="24"/>
              </w:rPr>
            </w:pPr>
          </w:p>
        </w:tc>
        <w:tc>
          <w:tcPr>
            <w:tcW w:w="1440" w:type="dxa"/>
          </w:tcPr>
          <w:p w14:paraId="5885787A" w14:textId="77777777" w:rsidR="00640D63" w:rsidRPr="003F005F" w:rsidRDefault="00640D63" w:rsidP="00883FB6">
            <w:pPr>
              <w:pStyle w:val="Bang"/>
              <w:rPr>
                <w:rFonts w:cs="Times New Roman"/>
                <w:sz w:val="24"/>
                <w:szCs w:val="24"/>
              </w:rPr>
            </w:pPr>
          </w:p>
        </w:tc>
        <w:tc>
          <w:tcPr>
            <w:tcW w:w="1080" w:type="dxa"/>
          </w:tcPr>
          <w:p w14:paraId="136BCAA6" w14:textId="77777777" w:rsidR="00640D63" w:rsidRPr="003F005F" w:rsidRDefault="00640D63" w:rsidP="00883FB6">
            <w:pPr>
              <w:pStyle w:val="Bang"/>
              <w:rPr>
                <w:rFonts w:cs="Times New Roman"/>
                <w:sz w:val="24"/>
                <w:szCs w:val="24"/>
              </w:rPr>
            </w:pPr>
          </w:p>
        </w:tc>
        <w:tc>
          <w:tcPr>
            <w:tcW w:w="2700" w:type="dxa"/>
          </w:tcPr>
          <w:p w14:paraId="2949EC1E" w14:textId="77777777" w:rsidR="00640D63" w:rsidRPr="003F005F" w:rsidRDefault="00640D63" w:rsidP="00883FB6">
            <w:pPr>
              <w:pStyle w:val="Bang"/>
              <w:rPr>
                <w:rFonts w:cs="Times New Roman"/>
                <w:sz w:val="24"/>
                <w:szCs w:val="24"/>
              </w:rPr>
            </w:pPr>
          </w:p>
        </w:tc>
        <w:tc>
          <w:tcPr>
            <w:tcW w:w="1080" w:type="dxa"/>
          </w:tcPr>
          <w:p w14:paraId="13F3FC04" w14:textId="77777777" w:rsidR="00640D63" w:rsidRPr="003F005F" w:rsidRDefault="00640D63" w:rsidP="00883FB6">
            <w:pPr>
              <w:pStyle w:val="Bang"/>
              <w:rPr>
                <w:rFonts w:cs="Times New Roman"/>
                <w:sz w:val="24"/>
                <w:szCs w:val="24"/>
              </w:rPr>
            </w:pPr>
          </w:p>
        </w:tc>
      </w:tr>
      <w:tr w:rsidR="00640D63" w:rsidRPr="003F005F" w14:paraId="26261814" w14:textId="77777777" w:rsidTr="00C026AD">
        <w:tc>
          <w:tcPr>
            <w:tcW w:w="1080" w:type="dxa"/>
          </w:tcPr>
          <w:p w14:paraId="3706DE5A" w14:textId="77777777" w:rsidR="00640D63" w:rsidRPr="003F005F" w:rsidRDefault="00640D63" w:rsidP="00883FB6">
            <w:pPr>
              <w:pStyle w:val="Bang"/>
              <w:rPr>
                <w:rFonts w:cs="Times New Roman"/>
                <w:sz w:val="24"/>
                <w:szCs w:val="24"/>
              </w:rPr>
            </w:pPr>
          </w:p>
        </w:tc>
        <w:tc>
          <w:tcPr>
            <w:tcW w:w="1080" w:type="dxa"/>
          </w:tcPr>
          <w:p w14:paraId="1D8CE862" w14:textId="77777777" w:rsidR="00640D63" w:rsidRPr="003F005F" w:rsidRDefault="00640D63" w:rsidP="00883FB6">
            <w:pPr>
              <w:pStyle w:val="Bang"/>
              <w:rPr>
                <w:rFonts w:cs="Times New Roman"/>
                <w:sz w:val="24"/>
                <w:szCs w:val="24"/>
              </w:rPr>
            </w:pPr>
          </w:p>
        </w:tc>
        <w:tc>
          <w:tcPr>
            <w:tcW w:w="800" w:type="dxa"/>
          </w:tcPr>
          <w:p w14:paraId="41BBA83B" w14:textId="77777777" w:rsidR="00640D63" w:rsidRPr="003F005F" w:rsidRDefault="00640D63" w:rsidP="00883FB6">
            <w:pPr>
              <w:pStyle w:val="Bang"/>
              <w:rPr>
                <w:rFonts w:cs="Times New Roman"/>
                <w:sz w:val="24"/>
                <w:szCs w:val="24"/>
              </w:rPr>
            </w:pPr>
          </w:p>
        </w:tc>
        <w:tc>
          <w:tcPr>
            <w:tcW w:w="1440" w:type="dxa"/>
          </w:tcPr>
          <w:p w14:paraId="5731B4DA" w14:textId="77777777" w:rsidR="00640D63" w:rsidRPr="003F005F" w:rsidRDefault="00640D63" w:rsidP="00883FB6">
            <w:pPr>
              <w:pStyle w:val="Bang"/>
              <w:rPr>
                <w:rFonts w:cs="Times New Roman"/>
                <w:sz w:val="24"/>
                <w:szCs w:val="24"/>
              </w:rPr>
            </w:pPr>
          </w:p>
        </w:tc>
        <w:tc>
          <w:tcPr>
            <w:tcW w:w="1080" w:type="dxa"/>
          </w:tcPr>
          <w:p w14:paraId="28F3EBBC" w14:textId="77777777" w:rsidR="00640D63" w:rsidRPr="003F005F" w:rsidRDefault="00640D63" w:rsidP="00883FB6">
            <w:pPr>
              <w:pStyle w:val="Bang"/>
              <w:rPr>
                <w:rFonts w:cs="Times New Roman"/>
                <w:sz w:val="24"/>
                <w:szCs w:val="24"/>
              </w:rPr>
            </w:pPr>
          </w:p>
        </w:tc>
        <w:tc>
          <w:tcPr>
            <w:tcW w:w="2700" w:type="dxa"/>
          </w:tcPr>
          <w:p w14:paraId="30A74B49" w14:textId="77777777" w:rsidR="00640D63" w:rsidRPr="003F005F" w:rsidRDefault="00640D63" w:rsidP="00883FB6">
            <w:pPr>
              <w:pStyle w:val="Bang"/>
              <w:rPr>
                <w:rFonts w:cs="Times New Roman"/>
                <w:sz w:val="24"/>
                <w:szCs w:val="24"/>
              </w:rPr>
            </w:pPr>
          </w:p>
        </w:tc>
        <w:tc>
          <w:tcPr>
            <w:tcW w:w="1080" w:type="dxa"/>
          </w:tcPr>
          <w:p w14:paraId="1D000E02" w14:textId="77777777" w:rsidR="00640D63" w:rsidRPr="003F005F" w:rsidRDefault="00640D63" w:rsidP="00883FB6">
            <w:pPr>
              <w:pStyle w:val="Bang"/>
              <w:rPr>
                <w:rFonts w:cs="Times New Roman"/>
                <w:sz w:val="24"/>
                <w:szCs w:val="24"/>
              </w:rPr>
            </w:pPr>
          </w:p>
        </w:tc>
      </w:tr>
      <w:tr w:rsidR="00640D63" w:rsidRPr="003F005F" w14:paraId="622775F6" w14:textId="77777777" w:rsidTr="00C026AD">
        <w:tc>
          <w:tcPr>
            <w:tcW w:w="1080" w:type="dxa"/>
          </w:tcPr>
          <w:p w14:paraId="1E767755" w14:textId="77777777" w:rsidR="00640D63" w:rsidRPr="003F005F" w:rsidRDefault="00640D63" w:rsidP="00883FB6">
            <w:pPr>
              <w:pStyle w:val="Bang"/>
              <w:rPr>
                <w:rFonts w:cs="Times New Roman"/>
                <w:sz w:val="24"/>
                <w:szCs w:val="24"/>
              </w:rPr>
            </w:pPr>
          </w:p>
        </w:tc>
        <w:tc>
          <w:tcPr>
            <w:tcW w:w="1080" w:type="dxa"/>
          </w:tcPr>
          <w:p w14:paraId="41CCB6F8" w14:textId="77777777" w:rsidR="00640D63" w:rsidRPr="003F005F" w:rsidRDefault="00640D63" w:rsidP="00883FB6">
            <w:pPr>
              <w:pStyle w:val="Bang"/>
              <w:rPr>
                <w:rFonts w:cs="Times New Roman"/>
                <w:sz w:val="24"/>
                <w:szCs w:val="24"/>
              </w:rPr>
            </w:pPr>
          </w:p>
        </w:tc>
        <w:tc>
          <w:tcPr>
            <w:tcW w:w="800" w:type="dxa"/>
          </w:tcPr>
          <w:p w14:paraId="65941FAF" w14:textId="77777777" w:rsidR="00640D63" w:rsidRPr="003F005F" w:rsidRDefault="00640D63" w:rsidP="00883FB6">
            <w:pPr>
              <w:pStyle w:val="Bang"/>
              <w:rPr>
                <w:rFonts w:cs="Times New Roman"/>
                <w:sz w:val="24"/>
                <w:szCs w:val="24"/>
              </w:rPr>
            </w:pPr>
          </w:p>
        </w:tc>
        <w:tc>
          <w:tcPr>
            <w:tcW w:w="1440" w:type="dxa"/>
          </w:tcPr>
          <w:p w14:paraId="7E90635F" w14:textId="77777777" w:rsidR="00640D63" w:rsidRPr="003F005F" w:rsidRDefault="00640D63" w:rsidP="00883FB6">
            <w:pPr>
              <w:pStyle w:val="Bang"/>
              <w:rPr>
                <w:rFonts w:cs="Times New Roman"/>
                <w:sz w:val="24"/>
                <w:szCs w:val="24"/>
              </w:rPr>
            </w:pPr>
          </w:p>
        </w:tc>
        <w:tc>
          <w:tcPr>
            <w:tcW w:w="1080" w:type="dxa"/>
          </w:tcPr>
          <w:p w14:paraId="04413BCF" w14:textId="77777777" w:rsidR="00640D63" w:rsidRPr="003F005F" w:rsidRDefault="00640D63" w:rsidP="00883FB6">
            <w:pPr>
              <w:pStyle w:val="Bang"/>
              <w:rPr>
                <w:rFonts w:cs="Times New Roman"/>
                <w:sz w:val="24"/>
                <w:szCs w:val="24"/>
              </w:rPr>
            </w:pPr>
          </w:p>
        </w:tc>
        <w:tc>
          <w:tcPr>
            <w:tcW w:w="2700" w:type="dxa"/>
          </w:tcPr>
          <w:p w14:paraId="55A03742" w14:textId="77777777" w:rsidR="00640D63" w:rsidRPr="003F005F" w:rsidRDefault="00640D63" w:rsidP="00883FB6">
            <w:pPr>
              <w:pStyle w:val="Bang"/>
              <w:rPr>
                <w:rFonts w:cs="Times New Roman"/>
                <w:sz w:val="24"/>
                <w:szCs w:val="24"/>
              </w:rPr>
            </w:pPr>
          </w:p>
        </w:tc>
        <w:tc>
          <w:tcPr>
            <w:tcW w:w="1080" w:type="dxa"/>
          </w:tcPr>
          <w:p w14:paraId="7E74CE9E" w14:textId="77777777" w:rsidR="00640D63" w:rsidRPr="003F005F" w:rsidRDefault="00640D63" w:rsidP="00883FB6">
            <w:pPr>
              <w:pStyle w:val="Bang"/>
              <w:rPr>
                <w:rFonts w:cs="Times New Roman"/>
                <w:sz w:val="24"/>
                <w:szCs w:val="24"/>
              </w:rPr>
            </w:pPr>
          </w:p>
        </w:tc>
      </w:tr>
      <w:tr w:rsidR="00640D63" w:rsidRPr="003F005F" w14:paraId="5F7CC5FE" w14:textId="77777777" w:rsidTr="00C026AD">
        <w:tc>
          <w:tcPr>
            <w:tcW w:w="1080" w:type="dxa"/>
          </w:tcPr>
          <w:p w14:paraId="1EE5543B" w14:textId="77777777" w:rsidR="00640D63" w:rsidRPr="003F005F" w:rsidRDefault="00640D63" w:rsidP="00883FB6">
            <w:pPr>
              <w:pStyle w:val="Bang"/>
              <w:rPr>
                <w:rFonts w:cs="Times New Roman"/>
                <w:sz w:val="24"/>
                <w:szCs w:val="24"/>
              </w:rPr>
            </w:pPr>
          </w:p>
        </w:tc>
        <w:tc>
          <w:tcPr>
            <w:tcW w:w="1080" w:type="dxa"/>
          </w:tcPr>
          <w:p w14:paraId="5EDD2A8E" w14:textId="77777777" w:rsidR="00640D63" w:rsidRPr="003F005F" w:rsidRDefault="00640D63" w:rsidP="00883FB6">
            <w:pPr>
              <w:pStyle w:val="Bang"/>
              <w:rPr>
                <w:rFonts w:cs="Times New Roman"/>
                <w:sz w:val="24"/>
                <w:szCs w:val="24"/>
              </w:rPr>
            </w:pPr>
          </w:p>
        </w:tc>
        <w:tc>
          <w:tcPr>
            <w:tcW w:w="800" w:type="dxa"/>
          </w:tcPr>
          <w:p w14:paraId="65B68298" w14:textId="77777777" w:rsidR="00640D63" w:rsidRPr="003F005F" w:rsidRDefault="00640D63" w:rsidP="00883FB6">
            <w:pPr>
              <w:pStyle w:val="Bang"/>
              <w:rPr>
                <w:rFonts w:cs="Times New Roman"/>
                <w:sz w:val="24"/>
                <w:szCs w:val="24"/>
              </w:rPr>
            </w:pPr>
          </w:p>
        </w:tc>
        <w:tc>
          <w:tcPr>
            <w:tcW w:w="1440" w:type="dxa"/>
          </w:tcPr>
          <w:p w14:paraId="25BCE879" w14:textId="77777777" w:rsidR="00640D63" w:rsidRPr="003F005F" w:rsidRDefault="00640D63" w:rsidP="00883FB6">
            <w:pPr>
              <w:pStyle w:val="Bang"/>
              <w:rPr>
                <w:rFonts w:cs="Times New Roman"/>
                <w:sz w:val="24"/>
                <w:szCs w:val="24"/>
              </w:rPr>
            </w:pPr>
          </w:p>
        </w:tc>
        <w:tc>
          <w:tcPr>
            <w:tcW w:w="1080" w:type="dxa"/>
          </w:tcPr>
          <w:p w14:paraId="5B2F28F8" w14:textId="77777777" w:rsidR="00640D63" w:rsidRPr="003F005F" w:rsidRDefault="00640D63" w:rsidP="00883FB6">
            <w:pPr>
              <w:pStyle w:val="Bang"/>
              <w:rPr>
                <w:rFonts w:cs="Times New Roman"/>
                <w:sz w:val="24"/>
                <w:szCs w:val="24"/>
              </w:rPr>
            </w:pPr>
          </w:p>
        </w:tc>
        <w:tc>
          <w:tcPr>
            <w:tcW w:w="2700" w:type="dxa"/>
          </w:tcPr>
          <w:p w14:paraId="3B43A915" w14:textId="77777777" w:rsidR="00640D63" w:rsidRPr="003F005F" w:rsidRDefault="00640D63" w:rsidP="00883FB6">
            <w:pPr>
              <w:pStyle w:val="Bang"/>
              <w:rPr>
                <w:rFonts w:cs="Times New Roman"/>
                <w:sz w:val="24"/>
                <w:szCs w:val="24"/>
              </w:rPr>
            </w:pPr>
          </w:p>
        </w:tc>
        <w:tc>
          <w:tcPr>
            <w:tcW w:w="1080" w:type="dxa"/>
          </w:tcPr>
          <w:p w14:paraId="2DBA4F31" w14:textId="77777777" w:rsidR="00640D63" w:rsidRPr="003F005F" w:rsidRDefault="00640D63" w:rsidP="00883FB6">
            <w:pPr>
              <w:pStyle w:val="Bang"/>
              <w:rPr>
                <w:rFonts w:cs="Times New Roman"/>
                <w:sz w:val="24"/>
                <w:szCs w:val="24"/>
              </w:rPr>
            </w:pPr>
          </w:p>
        </w:tc>
      </w:tr>
      <w:tr w:rsidR="00640D63" w:rsidRPr="003F005F" w14:paraId="4919CC41" w14:textId="77777777" w:rsidTr="00C026AD">
        <w:tc>
          <w:tcPr>
            <w:tcW w:w="1080" w:type="dxa"/>
          </w:tcPr>
          <w:p w14:paraId="50C48E25" w14:textId="77777777" w:rsidR="00640D63" w:rsidRPr="003F005F" w:rsidRDefault="00640D63" w:rsidP="00883FB6">
            <w:pPr>
              <w:pStyle w:val="Bang"/>
              <w:rPr>
                <w:rFonts w:cs="Times New Roman"/>
                <w:sz w:val="24"/>
                <w:szCs w:val="24"/>
              </w:rPr>
            </w:pPr>
          </w:p>
        </w:tc>
        <w:tc>
          <w:tcPr>
            <w:tcW w:w="1080" w:type="dxa"/>
          </w:tcPr>
          <w:p w14:paraId="1F8DF85C" w14:textId="77777777" w:rsidR="00640D63" w:rsidRPr="003F005F" w:rsidRDefault="00640D63" w:rsidP="00883FB6">
            <w:pPr>
              <w:pStyle w:val="Bang"/>
              <w:rPr>
                <w:rFonts w:cs="Times New Roman"/>
                <w:sz w:val="24"/>
                <w:szCs w:val="24"/>
              </w:rPr>
            </w:pPr>
          </w:p>
        </w:tc>
        <w:tc>
          <w:tcPr>
            <w:tcW w:w="800" w:type="dxa"/>
          </w:tcPr>
          <w:p w14:paraId="247DAFE0" w14:textId="77777777" w:rsidR="00640D63" w:rsidRPr="003F005F" w:rsidRDefault="00640D63" w:rsidP="00883FB6">
            <w:pPr>
              <w:pStyle w:val="Bang"/>
              <w:rPr>
                <w:rFonts w:cs="Times New Roman"/>
                <w:sz w:val="24"/>
                <w:szCs w:val="24"/>
              </w:rPr>
            </w:pPr>
          </w:p>
        </w:tc>
        <w:tc>
          <w:tcPr>
            <w:tcW w:w="1440" w:type="dxa"/>
          </w:tcPr>
          <w:p w14:paraId="04D0DEAC" w14:textId="77777777" w:rsidR="00640D63" w:rsidRPr="003F005F" w:rsidRDefault="00640D63" w:rsidP="00883FB6">
            <w:pPr>
              <w:pStyle w:val="Bang"/>
              <w:rPr>
                <w:rFonts w:cs="Times New Roman"/>
                <w:sz w:val="24"/>
                <w:szCs w:val="24"/>
              </w:rPr>
            </w:pPr>
          </w:p>
        </w:tc>
        <w:tc>
          <w:tcPr>
            <w:tcW w:w="1080" w:type="dxa"/>
          </w:tcPr>
          <w:p w14:paraId="5BFB2C19" w14:textId="77777777" w:rsidR="00640D63" w:rsidRPr="003F005F" w:rsidRDefault="00640D63" w:rsidP="00883FB6">
            <w:pPr>
              <w:pStyle w:val="Bang"/>
              <w:rPr>
                <w:rFonts w:cs="Times New Roman"/>
                <w:sz w:val="24"/>
                <w:szCs w:val="24"/>
              </w:rPr>
            </w:pPr>
          </w:p>
        </w:tc>
        <w:tc>
          <w:tcPr>
            <w:tcW w:w="2700" w:type="dxa"/>
          </w:tcPr>
          <w:p w14:paraId="4DD79D16" w14:textId="77777777" w:rsidR="00640D63" w:rsidRPr="003F005F" w:rsidRDefault="00640D63" w:rsidP="00883FB6">
            <w:pPr>
              <w:pStyle w:val="Bang"/>
              <w:rPr>
                <w:rFonts w:cs="Times New Roman"/>
                <w:sz w:val="24"/>
                <w:szCs w:val="24"/>
              </w:rPr>
            </w:pPr>
          </w:p>
        </w:tc>
        <w:tc>
          <w:tcPr>
            <w:tcW w:w="1080" w:type="dxa"/>
          </w:tcPr>
          <w:p w14:paraId="63B2454F" w14:textId="77777777" w:rsidR="00640D63" w:rsidRPr="003F005F" w:rsidRDefault="00640D63" w:rsidP="00883FB6">
            <w:pPr>
              <w:pStyle w:val="Bang"/>
              <w:rPr>
                <w:rFonts w:cs="Times New Roman"/>
                <w:sz w:val="24"/>
                <w:szCs w:val="24"/>
              </w:rPr>
            </w:pPr>
          </w:p>
        </w:tc>
      </w:tr>
      <w:tr w:rsidR="00640D63" w:rsidRPr="003F005F" w14:paraId="440C009E" w14:textId="77777777" w:rsidTr="00C026AD">
        <w:tc>
          <w:tcPr>
            <w:tcW w:w="1080" w:type="dxa"/>
          </w:tcPr>
          <w:p w14:paraId="7DBDAA4F" w14:textId="77777777" w:rsidR="00640D63" w:rsidRPr="003F005F" w:rsidRDefault="00640D63" w:rsidP="00883FB6">
            <w:pPr>
              <w:pStyle w:val="Bang"/>
              <w:rPr>
                <w:rFonts w:cs="Times New Roman"/>
                <w:sz w:val="24"/>
                <w:szCs w:val="24"/>
              </w:rPr>
            </w:pPr>
          </w:p>
        </w:tc>
        <w:tc>
          <w:tcPr>
            <w:tcW w:w="1080" w:type="dxa"/>
          </w:tcPr>
          <w:p w14:paraId="703B8A96" w14:textId="77777777" w:rsidR="00640D63" w:rsidRPr="003F005F" w:rsidRDefault="00640D63" w:rsidP="00883FB6">
            <w:pPr>
              <w:pStyle w:val="Bang"/>
              <w:rPr>
                <w:rFonts w:cs="Times New Roman"/>
                <w:sz w:val="24"/>
                <w:szCs w:val="24"/>
              </w:rPr>
            </w:pPr>
          </w:p>
        </w:tc>
        <w:tc>
          <w:tcPr>
            <w:tcW w:w="800" w:type="dxa"/>
          </w:tcPr>
          <w:p w14:paraId="3740A04B" w14:textId="77777777" w:rsidR="00640D63" w:rsidRPr="003F005F" w:rsidRDefault="00640D63" w:rsidP="00883FB6">
            <w:pPr>
              <w:pStyle w:val="Bang"/>
              <w:rPr>
                <w:rFonts w:cs="Times New Roman"/>
                <w:sz w:val="24"/>
                <w:szCs w:val="24"/>
              </w:rPr>
            </w:pPr>
          </w:p>
        </w:tc>
        <w:tc>
          <w:tcPr>
            <w:tcW w:w="1440" w:type="dxa"/>
          </w:tcPr>
          <w:p w14:paraId="45522434" w14:textId="77777777" w:rsidR="00640D63" w:rsidRPr="003F005F" w:rsidRDefault="00640D63" w:rsidP="00883FB6">
            <w:pPr>
              <w:pStyle w:val="Bang"/>
              <w:rPr>
                <w:rFonts w:cs="Times New Roman"/>
                <w:sz w:val="24"/>
                <w:szCs w:val="24"/>
              </w:rPr>
            </w:pPr>
          </w:p>
        </w:tc>
        <w:tc>
          <w:tcPr>
            <w:tcW w:w="1080" w:type="dxa"/>
          </w:tcPr>
          <w:p w14:paraId="7B43B940" w14:textId="77777777" w:rsidR="00640D63" w:rsidRPr="003F005F" w:rsidRDefault="00640D63" w:rsidP="00883FB6">
            <w:pPr>
              <w:pStyle w:val="Bang"/>
              <w:rPr>
                <w:rFonts w:cs="Times New Roman"/>
                <w:sz w:val="24"/>
                <w:szCs w:val="24"/>
              </w:rPr>
            </w:pPr>
          </w:p>
        </w:tc>
        <w:tc>
          <w:tcPr>
            <w:tcW w:w="2700" w:type="dxa"/>
          </w:tcPr>
          <w:p w14:paraId="7026CEB3" w14:textId="77777777" w:rsidR="00640D63" w:rsidRPr="003F005F" w:rsidRDefault="00640D63" w:rsidP="00883FB6">
            <w:pPr>
              <w:pStyle w:val="Bang"/>
              <w:rPr>
                <w:rFonts w:cs="Times New Roman"/>
                <w:sz w:val="24"/>
                <w:szCs w:val="24"/>
              </w:rPr>
            </w:pPr>
          </w:p>
        </w:tc>
        <w:tc>
          <w:tcPr>
            <w:tcW w:w="1080" w:type="dxa"/>
          </w:tcPr>
          <w:p w14:paraId="1BD48C03" w14:textId="77777777" w:rsidR="00640D63" w:rsidRPr="003F005F" w:rsidRDefault="00640D63" w:rsidP="00883FB6">
            <w:pPr>
              <w:pStyle w:val="Bang"/>
              <w:rPr>
                <w:rFonts w:cs="Times New Roman"/>
                <w:sz w:val="24"/>
                <w:szCs w:val="24"/>
              </w:rPr>
            </w:pPr>
          </w:p>
        </w:tc>
      </w:tr>
      <w:tr w:rsidR="00640D63" w:rsidRPr="003F005F" w14:paraId="55BC6305" w14:textId="77777777" w:rsidTr="00C026AD">
        <w:tc>
          <w:tcPr>
            <w:tcW w:w="1080" w:type="dxa"/>
          </w:tcPr>
          <w:p w14:paraId="1B8089B6" w14:textId="77777777" w:rsidR="00640D63" w:rsidRPr="003F005F" w:rsidRDefault="00640D63" w:rsidP="00883FB6">
            <w:pPr>
              <w:pStyle w:val="Bang"/>
              <w:rPr>
                <w:rFonts w:cs="Times New Roman"/>
                <w:sz w:val="24"/>
                <w:szCs w:val="24"/>
              </w:rPr>
            </w:pPr>
          </w:p>
        </w:tc>
        <w:tc>
          <w:tcPr>
            <w:tcW w:w="1080" w:type="dxa"/>
          </w:tcPr>
          <w:p w14:paraId="2D2FDC91" w14:textId="77777777" w:rsidR="00640D63" w:rsidRPr="003F005F" w:rsidRDefault="00640D63" w:rsidP="00883FB6">
            <w:pPr>
              <w:pStyle w:val="Bang"/>
              <w:rPr>
                <w:rFonts w:cs="Times New Roman"/>
                <w:sz w:val="24"/>
                <w:szCs w:val="24"/>
              </w:rPr>
            </w:pPr>
          </w:p>
        </w:tc>
        <w:tc>
          <w:tcPr>
            <w:tcW w:w="800" w:type="dxa"/>
          </w:tcPr>
          <w:p w14:paraId="202D6B2A" w14:textId="77777777" w:rsidR="00640D63" w:rsidRPr="003F005F" w:rsidRDefault="00640D63" w:rsidP="00883FB6">
            <w:pPr>
              <w:pStyle w:val="Bang"/>
              <w:rPr>
                <w:rFonts w:cs="Times New Roman"/>
                <w:sz w:val="24"/>
                <w:szCs w:val="24"/>
              </w:rPr>
            </w:pPr>
          </w:p>
        </w:tc>
        <w:tc>
          <w:tcPr>
            <w:tcW w:w="1440" w:type="dxa"/>
          </w:tcPr>
          <w:p w14:paraId="0974DE7D" w14:textId="77777777" w:rsidR="00640D63" w:rsidRPr="003F005F" w:rsidRDefault="00640D63" w:rsidP="00883FB6">
            <w:pPr>
              <w:pStyle w:val="Bang"/>
              <w:rPr>
                <w:rFonts w:cs="Times New Roman"/>
                <w:sz w:val="24"/>
                <w:szCs w:val="24"/>
              </w:rPr>
            </w:pPr>
          </w:p>
        </w:tc>
        <w:tc>
          <w:tcPr>
            <w:tcW w:w="1080" w:type="dxa"/>
          </w:tcPr>
          <w:p w14:paraId="638805AC" w14:textId="77777777" w:rsidR="00640D63" w:rsidRPr="003F005F" w:rsidRDefault="00640D63" w:rsidP="00883FB6">
            <w:pPr>
              <w:pStyle w:val="Bang"/>
              <w:rPr>
                <w:rFonts w:cs="Times New Roman"/>
                <w:sz w:val="24"/>
                <w:szCs w:val="24"/>
              </w:rPr>
            </w:pPr>
          </w:p>
        </w:tc>
        <w:tc>
          <w:tcPr>
            <w:tcW w:w="2700" w:type="dxa"/>
          </w:tcPr>
          <w:p w14:paraId="744E9463" w14:textId="77777777" w:rsidR="00640D63" w:rsidRPr="003F005F" w:rsidRDefault="00640D63" w:rsidP="00883FB6">
            <w:pPr>
              <w:pStyle w:val="Bang"/>
              <w:rPr>
                <w:rFonts w:cs="Times New Roman"/>
                <w:sz w:val="24"/>
                <w:szCs w:val="24"/>
              </w:rPr>
            </w:pPr>
          </w:p>
        </w:tc>
        <w:tc>
          <w:tcPr>
            <w:tcW w:w="1080" w:type="dxa"/>
          </w:tcPr>
          <w:p w14:paraId="059F924E" w14:textId="77777777" w:rsidR="00640D63" w:rsidRPr="003F005F" w:rsidRDefault="00640D63" w:rsidP="00883FB6">
            <w:pPr>
              <w:pStyle w:val="Bang"/>
              <w:rPr>
                <w:rFonts w:cs="Times New Roman"/>
                <w:sz w:val="24"/>
                <w:szCs w:val="24"/>
              </w:rPr>
            </w:pPr>
          </w:p>
        </w:tc>
      </w:tr>
      <w:tr w:rsidR="00640D63" w:rsidRPr="003F005F" w14:paraId="7F421159" w14:textId="77777777" w:rsidTr="00C026AD">
        <w:tc>
          <w:tcPr>
            <w:tcW w:w="1080" w:type="dxa"/>
          </w:tcPr>
          <w:p w14:paraId="372FA8DC" w14:textId="77777777" w:rsidR="00640D63" w:rsidRPr="003F005F" w:rsidRDefault="00640D63" w:rsidP="00883FB6">
            <w:pPr>
              <w:pStyle w:val="Bang"/>
              <w:rPr>
                <w:rFonts w:cs="Times New Roman"/>
                <w:sz w:val="24"/>
                <w:szCs w:val="24"/>
              </w:rPr>
            </w:pPr>
          </w:p>
        </w:tc>
        <w:tc>
          <w:tcPr>
            <w:tcW w:w="1080" w:type="dxa"/>
          </w:tcPr>
          <w:p w14:paraId="3A6DC4EE" w14:textId="77777777" w:rsidR="00640D63" w:rsidRPr="003F005F" w:rsidRDefault="00640D63" w:rsidP="00883FB6">
            <w:pPr>
              <w:pStyle w:val="Bang"/>
              <w:rPr>
                <w:rFonts w:cs="Times New Roman"/>
                <w:sz w:val="24"/>
                <w:szCs w:val="24"/>
              </w:rPr>
            </w:pPr>
          </w:p>
        </w:tc>
        <w:tc>
          <w:tcPr>
            <w:tcW w:w="800" w:type="dxa"/>
          </w:tcPr>
          <w:p w14:paraId="2028C377" w14:textId="77777777" w:rsidR="00640D63" w:rsidRPr="003F005F" w:rsidRDefault="00640D63" w:rsidP="00883FB6">
            <w:pPr>
              <w:pStyle w:val="Bang"/>
              <w:rPr>
                <w:rFonts w:cs="Times New Roman"/>
                <w:sz w:val="24"/>
                <w:szCs w:val="24"/>
              </w:rPr>
            </w:pPr>
          </w:p>
        </w:tc>
        <w:tc>
          <w:tcPr>
            <w:tcW w:w="1440" w:type="dxa"/>
          </w:tcPr>
          <w:p w14:paraId="56DF8060" w14:textId="77777777" w:rsidR="00640D63" w:rsidRPr="003F005F" w:rsidRDefault="00640D63" w:rsidP="00883FB6">
            <w:pPr>
              <w:pStyle w:val="Bang"/>
              <w:rPr>
                <w:rFonts w:cs="Times New Roman"/>
                <w:sz w:val="24"/>
                <w:szCs w:val="24"/>
              </w:rPr>
            </w:pPr>
          </w:p>
        </w:tc>
        <w:tc>
          <w:tcPr>
            <w:tcW w:w="1080" w:type="dxa"/>
          </w:tcPr>
          <w:p w14:paraId="574CBC0A" w14:textId="77777777" w:rsidR="00640D63" w:rsidRPr="003F005F" w:rsidRDefault="00640D63" w:rsidP="00883FB6">
            <w:pPr>
              <w:pStyle w:val="Bang"/>
              <w:rPr>
                <w:rFonts w:cs="Times New Roman"/>
                <w:sz w:val="24"/>
                <w:szCs w:val="24"/>
              </w:rPr>
            </w:pPr>
          </w:p>
        </w:tc>
        <w:tc>
          <w:tcPr>
            <w:tcW w:w="2700" w:type="dxa"/>
          </w:tcPr>
          <w:p w14:paraId="35D6AB51" w14:textId="77777777" w:rsidR="00640D63" w:rsidRPr="003F005F" w:rsidRDefault="00640D63" w:rsidP="00883FB6">
            <w:pPr>
              <w:pStyle w:val="Bang"/>
              <w:rPr>
                <w:rFonts w:cs="Times New Roman"/>
                <w:sz w:val="24"/>
                <w:szCs w:val="24"/>
              </w:rPr>
            </w:pPr>
          </w:p>
        </w:tc>
        <w:tc>
          <w:tcPr>
            <w:tcW w:w="1080" w:type="dxa"/>
          </w:tcPr>
          <w:p w14:paraId="07771A8C" w14:textId="77777777" w:rsidR="00640D63" w:rsidRPr="003F005F" w:rsidRDefault="00640D63" w:rsidP="00883FB6">
            <w:pPr>
              <w:pStyle w:val="Bang"/>
              <w:rPr>
                <w:rFonts w:cs="Times New Roman"/>
                <w:sz w:val="24"/>
                <w:szCs w:val="24"/>
              </w:rPr>
            </w:pPr>
          </w:p>
        </w:tc>
      </w:tr>
      <w:tr w:rsidR="00640D63" w:rsidRPr="003F005F" w14:paraId="5765A341" w14:textId="77777777" w:rsidTr="00C026AD">
        <w:tc>
          <w:tcPr>
            <w:tcW w:w="1080" w:type="dxa"/>
          </w:tcPr>
          <w:p w14:paraId="24A06EC8" w14:textId="77777777" w:rsidR="00640D63" w:rsidRPr="003F005F" w:rsidRDefault="00640D63" w:rsidP="00883FB6">
            <w:pPr>
              <w:pStyle w:val="Bang"/>
              <w:rPr>
                <w:rFonts w:cs="Times New Roman"/>
                <w:sz w:val="24"/>
                <w:szCs w:val="24"/>
              </w:rPr>
            </w:pPr>
          </w:p>
        </w:tc>
        <w:tc>
          <w:tcPr>
            <w:tcW w:w="1080" w:type="dxa"/>
          </w:tcPr>
          <w:p w14:paraId="39C6B46A" w14:textId="77777777" w:rsidR="00640D63" w:rsidRPr="003F005F" w:rsidRDefault="00640D63" w:rsidP="00883FB6">
            <w:pPr>
              <w:pStyle w:val="Bang"/>
              <w:rPr>
                <w:rFonts w:cs="Times New Roman"/>
                <w:sz w:val="24"/>
                <w:szCs w:val="24"/>
              </w:rPr>
            </w:pPr>
          </w:p>
        </w:tc>
        <w:tc>
          <w:tcPr>
            <w:tcW w:w="800" w:type="dxa"/>
          </w:tcPr>
          <w:p w14:paraId="17042479" w14:textId="77777777" w:rsidR="00640D63" w:rsidRPr="003F005F" w:rsidRDefault="00640D63" w:rsidP="00883FB6">
            <w:pPr>
              <w:pStyle w:val="Bang"/>
              <w:rPr>
                <w:rFonts w:cs="Times New Roman"/>
                <w:sz w:val="24"/>
                <w:szCs w:val="24"/>
              </w:rPr>
            </w:pPr>
          </w:p>
        </w:tc>
        <w:tc>
          <w:tcPr>
            <w:tcW w:w="1440" w:type="dxa"/>
          </w:tcPr>
          <w:p w14:paraId="14F7E0E5" w14:textId="77777777" w:rsidR="00640D63" w:rsidRPr="003F005F" w:rsidRDefault="00640D63" w:rsidP="00883FB6">
            <w:pPr>
              <w:pStyle w:val="Bang"/>
              <w:rPr>
                <w:rFonts w:cs="Times New Roman"/>
                <w:sz w:val="24"/>
                <w:szCs w:val="24"/>
              </w:rPr>
            </w:pPr>
          </w:p>
        </w:tc>
        <w:tc>
          <w:tcPr>
            <w:tcW w:w="1080" w:type="dxa"/>
          </w:tcPr>
          <w:p w14:paraId="047B67BE" w14:textId="77777777" w:rsidR="00640D63" w:rsidRPr="003F005F" w:rsidRDefault="00640D63" w:rsidP="00883FB6">
            <w:pPr>
              <w:pStyle w:val="Bang"/>
              <w:rPr>
                <w:rFonts w:cs="Times New Roman"/>
                <w:sz w:val="24"/>
                <w:szCs w:val="24"/>
              </w:rPr>
            </w:pPr>
          </w:p>
        </w:tc>
        <w:tc>
          <w:tcPr>
            <w:tcW w:w="2700" w:type="dxa"/>
          </w:tcPr>
          <w:p w14:paraId="0D47A07E" w14:textId="77777777" w:rsidR="00640D63" w:rsidRPr="003F005F" w:rsidRDefault="00640D63" w:rsidP="00883FB6">
            <w:pPr>
              <w:pStyle w:val="Bang"/>
              <w:rPr>
                <w:rFonts w:cs="Times New Roman"/>
                <w:sz w:val="24"/>
                <w:szCs w:val="24"/>
              </w:rPr>
            </w:pPr>
          </w:p>
        </w:tc>
        <w:tc>
          <w:tcPr>
            <w:tcW w:w="1080" w:type="dxa"/>
          </w:tcPr>
          <w:p w14:paraId="0FE4CBA8" w14:textId="77777777" w:rsidR="00640D63" w:rsidRPr="003F005F" w:rsidRDefault="00640D63" w:rsidP="00883FB6">
            <w:pPr>
              <w:pStyle w:val="Bang"/>
              <w:rPr>
                <w:rFonts w:cs="Times New Roman"/>
                <w:sz w:val="24"/>
                <w:szCs w:val="24"/>
              </w:rPr>
            </w:pPr>
          </w:p>
        </w:tc>
      </w:tr>
      <w:tr w:rsidR="00640D63" w:rsidRPr="003F005F" w14:paraId="6046E9FA" w14:textId="77777777" w:rsidTr="00C026AD">
        <w:tc>
          <w:tcPr>
            <w:tcW w:w="1080" w:type="dxa"/>
          </w:tcPr>
          <w:p w14:paraId="7134C96E" w14:textId="77777777" w:rsidR="00640D63" w:rsidRPr="003F005F" w:rsidRDefault="00640D63" w:rsidP="00883FB6">
            <w:pPr>
              <w:pStyle w:val="Bang"/>
              <w:rPr>
                <w:rFonts w:cs="Times New Roman"/>
                <w:sz w:val="24"/>
                <w:szCs w:val="24"/>
              </w:rPr>
            </w:pPr>
          </w:p>
        </w:tc>
        <w:tc>
          <w:tcPr>
            <w:tcW w:w="1080" w:type="dxa"/>
          </w:tcPr>
          <w:p w14:paraId="1120727B" w14:textId="77777777" w:rsidR="00640D63" w:rsidRPr="003F005F" w:rsidRDefault="00640D63" w:rsidP="00883FB6">
            <w:pPr>
              <w:pStyle w:val="Bang"/>
              <w:rPr>
                <w:rFonts w:cs="Times New Roman"/>
                <w:sz w:val="24"/>
                <w:szCs w:val="24"/>
              </w:rPr>
            </w:pPr>
          </w:p>
        </w:tc>
        <w:tc>
          <w:tcPr>
            <w:tcW w:w="800" w:type="dxa"/>
          </w:tcPr>
          <w:p w14:paraId="24D4935B" w14:textId="77777777" w:rsidR="00640D63" w:rsidRPr="003F005F" w:rsidRDefault="00640D63" w:rsidP="00883FB6">
            <w:pPr>
              <w:pStyle w:val="Bang"/>
              <w:rPr>
                <w:rFonts w:cs="Times New Roman"/>
                <w:sz w:val="24"/>
                <w:szCs w:val="24"/>
              </w:rPr>
            </w:pPr>
          </w:p>
        </w:tc>
        <w:tc>
          <w:tcPr>
            <w:tcW w:w="1440" w:type="dxa"/>
          </w:tcPr>
          <w:p w14:paraId="0A25C628" w14:textId="77777777" w:rsidR="00640D63" w:rsidRPr="003F005F" w:rsidRDefault="00640D63" w:rsidP="00883FB6">
            <w:pPr>
              <w:pStyle w:val="Bang"/>
              <w:rPr>
                <w:rFonts w:cs="Times New Roman"/>
                <w:sz w:val="24"/>
                <w:szCs w:val="24"/>
              </w:rPr>
            </w:pPr>
          </w:p>
        </w:tc>
        <w:tc>
          <w:tcPr>
            <w:tcW w:w="1080" w:type="dxa"/>
          </w:tcPr>
          <w:p w14:paraId="662F9391" w14:textId="77777777" w:rsidR="00640D63" w:rsidRPr="003F005F" w:rsidRDefault="00640D63" w:rsidP="00883FB6">
            <w:pPr>
              <w:pStyle w:val="Bang"/>
              <w:rPr>
                <w:rFonts w:cs="Times New Roman"/>
                <w:sz w:val="24"/>
                <w:szCs w:val="24"/>
              </w:rPr>
            </w:pPr>
          </w:p>
        </w:tc>
        <w:tc>
          <w:tcPr>
            <w:tcW w:w="2700" w:type="dxa"/>
          </w:tcPr>
          <w:p w14:paraId="4A3D13DE" w14:textId="77777777" w:rsidR="00640D63" w:rsidRPr="003F005F" w:rsidRDefault="00640D63" w:rsidP="00883FB6">
            <w:pPr>
              <w:pStyle w:val="Bang"/>
              <w:rPr>
                <w:rFonts w:cs="Times New Roman"/>
                <w:sz w:val="24"/>
                <w:szCs w:val="24"/>
              </w:rPr>
            </w:pPr>
          </w:p>
        </w:tc>
        <w:tc>
          <w:tcPr>
            <w:tcW w:w="1080" w:type="dxa"/>
          </w:tcPr>
          <w:p w14:paraId="242FFE99" w14:textId="77777777" w:rsidR="00640D63" w:rsidRPr="003F005F" w:rsidRDefault="00640D63" w:rsidP="00883FB6">
            <w:pPr>
              <w:pStyle w:val="Bang"/>
              <w:rPr>
                <w:rFonts w:cs="Times New Roman"/>
                <w:sz w:val="24"/>
                <w:szCs w:val="24"/>
              </w:rPr>
            </w:pPr>
          </w:p>
        </w:tc>
      </w:tr>
      <w:tr w:rsidR="00640D63" w:rsidRPr="003F005F" w14:paraId="28F4BF0D" w14:textId="77777777" w:rsidTr="00C026AD">
        <w:tc>
          <w:tcPr>
            <w:tcW w:w="1080" w:type="dxa"/>
          </w:tcPr>
          <w:p w14:paraId="1B8B1714" w14:textId="77777777" w:rsidR="00640D63" w:rsidRPr="003F005F" w:rsidRDefault="00640D63" w:rsidP="00883FB6">
            <w:pPr>
              <w:pStyle w:val="Bang"/>
              <w:rPr>
                <w:rFonts w:cs="Times New Roman"/>
                <w:sz w:val="24"/>
                <w:szCs w:val="24"/>
              </w:rPr>
            </w:pPr>
          </w:p>
        </w:tc>
        <w:tc>
          <w:tcPr>
            <w:tcW w:w="1080" w:type="dxa"/>
          </w:tcPr>
          <w:p w14:paraId="42012C63" w14:textId="77777777" w:rsidR="00640D63" w:rsidRPr="003F005F" w:rsidRDefault="00640D63" w:rsidP="00883FB6">
            <w:pPr>
              <w:pStyle w:val="Bang"/>
              <w:rPr>
                <w:rFonts w:cs="Times New Roman"/>
                <w:sz w:val="24"/>
                <w:szCs w:val="24"/>
              </w:rPr>
            </w:pPr>
          </w:p>
        </w:tc>
        <w:tc>
          <w:tcPr>
            <w:tcW w:w="800" w:type="dxa"/>
          </w:tcPr>
          <w:p w14:paraId="4210AECD" w14:textId="77777777" w:rsidR="00640D63" w:rsidRPr="003F005F" w:rsidRDefault="00640D63" w:rsidP="00883FB6">
            <w:pPr>
              <w:pStyle w:val="Bang"/>
              <w:rPr>
                <w:rFonts w:cs="Times New Roman"/>
                <w:sz w:val="24"/>
                <w:szCs w:val="24"/>
              </w:rPr>
            </w:pPr>
          </w:p>
        </w:tc>
        <w:tc>
          <w:tcPr>
            <w:tcW w:w="1440" w:type="dxa"/>
          </w:tcPr>
          <w:p w14:paraId="150ECA56" w14:textId="77777777" w:rsidR="00640D63" w:rsidRPr="003F005F" w:rsidRDefault="00640D63" w:rsidP="00883FB6">
            <w:pPr>
              <w:pStyle w:val="Bang"/>
              <w:rPr>
                <w:rFonts w:cs="Times New Roman"/>
                <w:sz w:val="24"/>
                <w:szCs w:val="24"/>
              </w:rPr>
            </w:pPr>
          </w:p>
        </w:tc>
        <w:tc>
          <w:tcPr>
            <w:tcW w:w="1080" w:type="dxa"/>
          </w:tcPr>
          <w:p w14:paraId="7375133D" w14:textId="77777777" w:rsidR="00640D63" w:rsidRPr="003F005F" w:rsidRDefault="00640D63" w:rsidP="00883FB6">
            <w:pPr>
              <w:pStyle w:val="Bang"/>
              <w:rPr>
                <w:rFonts w:cs="Times New Roman"/>
                <w:sz w:val="24"/>
                <w:szCs w:val="24"/>
              </w:rPr>
            </w:pPr>
          </w:p>
        </w:tc>
        <w:tc>
          <w:tcPr>
            <w:tcW w:w="2700" w:type="dxa"/>
          </w:tcPr>
          <w:p w14:paraId="6D700EBB" w14:textId="77777777" w:rsidR="00640D63" w:rsidRPr="003F005F" w:rsidRDefault="00640D63" w:rsidP="00883FB6">
            <w:pPr>
              <w:pStyle w:val="Bang"/>
              <w:rPr>
                <w:rFonts w:cs="Times New Roman"/>
                <w:sz w:val="24"/>
                <w:szCs w:val="24"/>
              </w:rPr>
            </w:pPr>
          </w:p>
        </w:tc>
        <w:tc>
          <w:tcPr>
            <w:tcW w:w="1080" w:type="dxa"/>
          </w:tcPr>
          <w:p w14:paraId="7EF21AA2" w14:textId="77777777" w:rsidR="00640D63" w:rsidRPr="003F005F" w:rsidRDefault="00640D63" w:rsidP="00883FB6">
            <w:pPr>
              <w:pStyle w:val="Bang"/>
              <w:rPr>
                <w:rFonts w:cs="Times New Roman"/>
                <w:sz w:val="24"/>
                <w:szCs w:val="24"/>
              </w:rPr>
            </w:pPr>
          </w:p>
        </w:tc>
      </w:tr>
      <w:tr w:rsidR="00640D63" w:rsidRPr="003F005F" w14:paraId="25F99AA1" w14:textId="77777777" w:rsidTr="00C026AD">
        <w:tc>
          <w:tcPr>
            <w:tcW w:w="1080" w:type="dxa"/>
          </w:tcPr>
          <w:p w14:paraId="5052157C" w14:textId="77777777" w:rsidR="00640D63" w:rsidRPr="003F005F" w:rsidRDefault="00640D63" w:rsidP="00883FB6">
            <w:pPr>
              <w:pStyle w:val="Bang"/>
              <w:rPr>
                <w:rFonts w:cs="Times New Roman"/>
                <w:sz w:val="24"/>
                <w:szCs w:val="24"/>
              </w:rPr>
            </w:pPr>
          </w:p>
        </w:tc>
        <w:tc>
          <w:tcPr>
            <w:tcW w:w="1080" w:type="dxa"/>
          </w:tcPr>
          <w:p w14:paraId="780F25FD" w14:textId="77777777" w:rsidR="00640D63" w:rsidRPr="003F005F" w:rsidRDefault="00640D63" w:rsidP="00883FB6">
            <w:pPr>
              <w:pStyle w:val="Bang"/>
              <w:rPr>
                <w:rFonts w:cs="Times New Roman"/>
                <w:sz w:val="24"/>
                <w:szCs w:val="24"/>
              </w:rPr>
            </w:pPr>
          </w:p>
        </w:tc>
        <w:tc>
          <w:tcPr>
            <w:tcW w:w="800" w:type="dxa"/>
          </w:tcPr>
          <w:p w14:paraId="783142FC" w14:textId="77777777" w:rsidR="00640D63" w:rsidRPr="003F005F" w:rsidRDefault="00640D63" w:rsidP="00883FB6">
            <w:pPr>
              <w:pStyle w:val="Bang"/>
              <w:rPr>
                <w:rFonts w:cs="Times New Roman"/>
                <w:sz w:val="24"/>
                <w:szCs w:val="24"/>
              </w:rPr>
            </w:pPr>
          </w:p>
        </w:tc>
        <w:tc>
          <w:tcPr>
            <w:tcW w:w="1440" w:type="dxa"/>
          </w:tcPr>
          <w:p w14:paraId="14E3A2EE" w14:textId="77777777" w:rsidR="00640D63" w:rsidRPr="003F005F" w:rsidRDefault="00640D63" w:rsidP="00883FB6">
            <w:pPr>
              <w:pStyle w:val="Bang"/>
              <w:rPr>
                <w:rFonts w:cs="Times New Roman"/>
                <w:sz w:val="24"/>
                <w:szCs w:val="24"/>
              </w:rPr>
            </w:pPr>
          </w:p>
        </w:tc>
        <w:tc>
          <w:tcPr>
            <w:tcW w:w="1080" w:type="dxa"/>
          </w:tcPr>
          <w:p w14:paraId="7BEE2ECB" w14:textId="77777777" w:rsidR="00640D63" w:rsidRPr="003F005F" w:rsidRDefault="00640D63" w:rsidP="00883FB6">
            <w:pPr>
              <w:pStyle w:val="Bang"/>
              <w:rPr>
                <w:rFonts w:cs="Times New Roman"/>
                <w:sz w:val="24"/>
                <w:szCs w:val="24"/>
              </w:rPr>
            </w:pPr>
          </w:p>
        </w:tc>
        <w:tc>
          <w:tcPr>
            <w:tcW w:w="2700" w:type="dxa"/>
          </w:tcPr>
          <w:p w14:paraId="7B8613A2" w14:textId="77777777" w:rsidR="00640D63" w:rsidRPr="003F005F" w:rsidRDefault="00640D63" w:rsidP="00883FB6">
            <w:pPr>
              <w:pStyle w:val="Bang"/>
              <w:rPr>
                <w:rFonts w:cs="Times New Roman"/>
                <w:sz w:val="24"/>
                <w:szCs w:val="24"/>
              </w:rPr>
            </w:pPr>
          </w:p>
        </w:tc>
        <w:tc>
          <w:tcPr>
            <w:tcW w:w="1080" w:type="dxa"/>
          </w:tcPr>
          <w:p w14:paraId="61AC31A6" w14:textId="77777777" w:rsidR="00640D63" w:rsidRPr="003F005F" w:rsidRDefault="00640D63" w:rsidP="00883FB6">
            <w:pPr>
              <w:pStyle w:val="Bang"/>
              <w:rPr>
                <w:rFonts w:cs="Times New Roman"/>
                <w:sz w:val="24"/>
                <w:szCs w:val="24"/>
              </w:rPr>
            </w:pPr>
          </w:p>
        </w:tc>
      </w:tr>
      <w:tr w:rsidR="00640D63" w:rsidRPr="003F005F" w14:paraId="6189C89B" w14:textId="77777777" w:rsidTr="00C026AD">
        <w:tc>
          <w:tcPr>
            <w:tcW w:w="1080" w:type="dxa"/>
          </w:tcPr>
          <w:p w14:paraId="73ADC67C" w14:textId="77777777" w:rsidR="00640D63" w:rsidRPr="003F005F" w:rsidRDefault="00640D63" w:rsidP="00883FB6">
            <w:pPr>
              <w:pStyle w:val="Bang"/>
              <w:rPr>
                <w:rFonts w:cs="Times New Roman"/>
                <w:sz w:val="24"/>
                <w:szCs w:val="24"/>
              </w:rPr>
            </w:pPr>
          </w:p>
        </w:tc>
        <w:tc>
          <w:tcPr>
            <w:tcW w:w="1080" w:type="dxa"/>
          </w:tcPr>
          <w:p w14:paraId="6CA4857F" w14:textId="77777777" w:rsidR="00640D63" w:rsidRPr="003F005F" w:rsidRDefault="00640D63" w:rsidP="00883FB6">
            <w:pPr>
              <w:pStyle w:val="Bang"/>
              <w:rPr>
                <w:rFonts w:cs="Times New Roman"/>
                <w:sz w:val="24"/>
                <w:szCs w:val="24"/>
              </w:rPr>
            </w:pPr>
          </w:p>
        </w:tc>
        <w:tc>
          <w:tcPr>
            <w:tcW w:w="800" w:type="dxa"/>
          </w:tcPr>
          <w:p w14:paraId="7EA23C1D" w14:textId="77777777" w:rsidR="00640D63" w:rsidRPr="003F005F" w:rsidRDefault="00640D63" w:rsidP="00883FB6">
            <w:pPr>
              <w:pStyle w:val="Bang"/>
              <w:rPr>
                <w:rFonts w:cs="Times New Roman"/>
                <w:sz w:val="24"/>
                <w:szCs w:val="24"/>
              </w:rPr>
            </w:pPr>
          </w:p>
        </w:tc>
        <w:tc>
          <w:tcPr>
            <w:tcW w:w="1440" w:type="dxa"/>
          </w:tcPr>
          <w:p w14:paraId="30E922CA" w14:textId="77777777" w:rsidR="00640D63" w:rsidRPr="003F005F" w:rsidRDefault="00640D63" w:rsidP="00883FB6">
            <w:pPr>
              <w:pStyle w:val="Bang"/>
              <w:rPr>
                <w:rFonts w:cs="Times New Roman"/>
                <w:sz w:val="24"/>
                <w:szCs w:val="24"/>
              </w:rPr>
            </w:pPr>
          </w:p>
        </w:tc>
        <w:tc>
          <w:tcPr>
            <w:tcW w:w="1080" w:type="dxa"/>
          </w:tcPr>
          <w:p w14:paraId="7AE87BC4" w14:textId="77777777" w:rsidR="00640D63" w:rsidRPr="003F005F" w:rsidRDefault="00640D63" w:rsidP="00883FB6">
            <w:pPr>
              <w:pStyle w:val="Bang"/>
              <w:rPr>
                <w:rFonts w:cs="Times New Roman"/>
                <w:sz w:val="24"/>
                <w:szCs w:val="24"/>
              </w:rPr>
            </w:pPr>
          </w:p>
        </w:tc>
        <w:tc>
          <w:tcPr>
            <w:tcW w:w="2700" w:type="dxa"/>
          </w:tcPr>
          <w:p w14:paraId="43E10CFB" w14:textId="77777777" w:rsidR="00640D63" w:rsidRPr="003F005F" w:rsidRDefault="00640D63" w:rsidP="00883FB6">
            <w:pPr>
              <w:pStyle w:val="Bang"/>
              <w:rPr>
                <w:rFonts w:cs="Times New Roman"/>
                <w:sz w:val="24"/>
                <w:szCs w:val="24"/>
              </w:rPr>
            </w:pPr>
          </w:p>
        </w:tc>
        <w:tc>
          <w:tcPr>
            <w:tcW w:w="1080" w:type="dxa"/>
          </w:tcPr>
          <w:p w14:paraId="2BBBDFE9" w14:textId="77777777" w:rsidR="00640D63" w:rsidRPr="003F005F" w:rsidRDefault="00640D63" w:rsidP="00883FB6">
            <w:pPr>
              <w:pStyle w:val="Bang"/>
              <w:rPr>
                <w:rFonts w:cs="Times New Roman"/>
                <w:sz w:val="24"/>
                <w:szCs w:val="24"/>
              </w:rPr>
            </w:pPr>
          </w:p>
        </w:tc>
      </w:tr>
      <w:tr w:rsidR="00640D63" w:rsidRPr="003F005F" w14:paraId="518F5060" w14:textId="77777777" w:rsidTr="00C026AD">
        <w:tc>
          <w:tcPr>
            <w:tcW w:w="1080" w:type="dxa"/>
          </w:tcPr>
          <w:p w14:paraId="7DE1CFC6" w14:textId="77777777" w:rsidR="00640D63" w:rsidRPr="003F005F" w:rsidRDefault="00640D63" w:rsidP="00883FB6">
            <w:pPr>
              <w:pStyle w:val="Bang"/>
              <w:rPr>
                <w:rFonts w:cs="Times New Roman"/>
                <w:sz w:val="24"/>
                <w:szCs w:val="24"/>
              </w:rPr>
            </w:pPr>
          </w:p>
        </w:tc>
        <w:tc>
          <w:tcPr>
            <w:tcW w:w="1080" w:type="dxa"/>
          </w:tcPr>
          <w:p w14:paraId="5AECED98" w14:textId="77777777" w:rsidR="00640D63" w:rsidRPr="003F005F" w:rsidRDefault="00640D63" w:rsidP="00883FB6">
            <w:pPr>
              <w:pStyle w:val="Bang"/>
              <w:rPr>
                <w:rFonts w:cs="Times New Roman"/>
                <w:sz w:val="24"/>
                <w:szCs w:val="24"/>
              </w:rPr>
            </w:pPr>
          </w:p>
        </w:tc>
        <w:tc>
          <w:tcPr>
            <w:tcW w:w="800" w:type="dxa"/>
          </w:tcPr>
          <w:p w14:paraId="4E63B410" w14:textId="77777777" w:rsidR="00640D63" w:rsidRPr="003F005F" w:rsidRDefault="00640D63" w:rsidP="00883FB6">
            <w:pPr>
              <w:pStyle w:val="Bang"/>
              <w:rPr>
                <w:rFonts w:cs="Times New Roman"/>
                <w:sz w:val="24"/>
                <w:szCs w:val="24"/>
              </w:rPr>
            </w:pPr>
          </w:p>
        </w:tc>
        <w:tc>
          <w:tcPr>
            <w:tcW w:w="1440" w:type="dxa"/>
          </w:tcPr>
          <w:p w14:paraId="61FFAD77" w14:textId="77777777" w:rsidR="00640D63" w:rsidRPr="003F005F" w:rsidRDefault="00640D63" w:rsidP="00883FB6">
            <w:pPr>
              <w:pStyle w:val="Bang"/>
              <w:rPr>
                <w:rFonts w:cs="Times New Roman"/>
                <w:sz w:val="24"/>
                <w:szCs w:val="24"/>
              </w:rPr>
            </w:pPr>
          </w:p>
        </w:tc>
        <w:tc>
          <w:tcPr>
            <w:tcW w:w="1080" w:type="dxa"/>
          </w:tcPr>
          <w:p w14:paraId="28AE9E66" w14:textId="77777777" w:rsidR="00640D63" w:rsidRPr="003F005F" w:rsidRDefault="00640D63" w:rsidP="00883FB6">
            <w:pPr>
              <w:pStyle w:val="Bang"/>
              <w:rPr>
                <w:rFonts w:cs="Times New Roman"/>
                <w:sz w:val="24"/>
                <w:szCs w:val="24"/>
              </w:rPr>
            </w:pPr>
          </w:p>
        </w:tc>
        <w:tc>
          <w:tcPr>
            <w:tcW w:w="2700" w:type="dxa"/>
          </w:tcPr>
          <w:p w14:paraId="4DFF85AC" w14:textId="77777777" w:rsidR="00640D63" w:rsidRPr="003F005F" w:rsidRDefault="00640D63" w:rsidP="00883FB6">
            <w:pPr>
              <w:pStyle w:val="Bang"/>
              <w:rPr>
                <w:rFonts w:cs="Times New Roman"/>
                <w:sz w:val="24"/>
                <w:szCs w:val="24"/>
              </w:rPr>
            </w:pPr>
          </w:p>
        </w:tc>
        <w:tc>
          <w:tcPr>
            <w:tcW w:w="1080" w:type="dxa"/>
          </w:tcPr>
          <w:p w14:paraId="5EB7F06C" w14:textId="77777777" w:rsidR="00640D63" w:rsidRPr="003F005F" w:rsidRDefault="00640D63" w:rsidP="00883FB6">
            <w:pPr>
              <w:pStyle w:val="Bang"/>
              <w:rPr>
                <w:rFonts w:cs="Times New Roman"/>
                <w:sz w:val="24"/>
                <w:szCs w:val="24"/>
              </w:rPr>
            </w:pPr>
          </w:p>
        </w:tc>
      </w:tr>
      <w:tr w:rsidR="00640D63" w:rsidRPr="003F005F" w14:paraId="6F8D69C8" w14:textId="77777777" w:rsidTr="00C026AD">
        <w:tc>
          <w:tcPr>
            <w:tcW w:w="1080" w:type="dxa"/>
          </w:tcPr>
          <w:p w14:paraId="020B575C" w14:textId="77777777" w:rsidR="00640D63" w:rsidRPr="003F005F" w:rsidRDefault="00640D63" w:rsidP="00883FB6">
            <w:pPr>
              <w:pStyle w:val="Bang"/>
              <w:rPr>
                <w:rFonts w:cs="Times New Roman"/>
                <w:sz w:val="24"/>
                <w:szCs w:val="24"/>
              </w:rPr>
            </w:pPr>
          </w:p>
        </w:tc>
        <w:tc>
          <w:tcPr>
            <w:tcW w:w="1080" w:type="dxa"/>
          </w:tcPr>
          <w:p w14:paraId="082307CB" w14:textId="77777777" w:rsidR="00640D63" w:rsidRPr="003F005F" w:rsidRDefault="00640D63" w:rsidP="00883FB6">
            <w:pPr>
              <w:pStyle w:val="Bang"/>
              <w:rPr>
                <w:rFonts w:cs="Times New Roman"/>
                <w:sz w:val="24"/>
                <w:szCs w:val="24"/>
              </w:rPr>
            </w:pPr>
          </w:p>
        </w:tc>
        <w:tc>
          <w:tcPr>
            <w:tcW w:w="800" w:type="dxa"/>
          </w:tcPr>
          <w:p w14:paraId="42EEA009" w14:textId="77777777" w:rsidR="00640D63" w:rsidRPr="003F005F" w:rsidRDefault="00640D63" w:rsidP="00883FB6">
            <w:pPr>
              <w:pStyle w:val="Bang"/>
              <w:rPr>
                <w:rFonts w:cs="Times New Roman"/>
                <w:sz w:val="24"/>
                <w:szCs w:val="24"/>
              </w:rPr>
            </w:pPr>
          </w:p>
        </w:tc>
        <w:tc>
          <w:tcPr>
            <w:tcW w:w="1440" w:type="dxa"/>
          </w:tcPr>
          <w:p w14:paraId="577E46F6" w14:textId="77777777" w:rsidR="00640D63" w:rsidRPr="003F005F" w:rsidRDefault="00640D63" w:rsidP="00883FB6">
            <w:pPr>
              <w:pStyle w:val="Bang"/>
              <w:rPr>
                <w:rFonts w:cs="Times New Roman"/>
                <w:sz w:val="24"/>
                <w:szCs w:val="24"/>
              </w:rPr>
            </w:pPr>
          </w:p>
        </w:tc>
        <w:tc>
          <w:tcPr>
            <w:tcW w:w="1080" w:type="dxa"/>
          </w:tcPr>
          <w:p w14:paraId="227523C9" w14:textId="77777777" w:rsidR="00640D63" w:rsidRPr="003F005F" w:rsidRDefault="00640D63" w:rsidP="00883FB6">
            <w:pPr>
              <w:pStyle w:val="Bang"/>
              <w:rPr>
                <w:rFonts w:cs="Times New Roman"/>
                <w:sz w:val="24"/>
                <w:szCs w:val="24"/>
              </w:rPr>
            </w:pPr>
          </w:p>
        </w:tc>
        <w:tc>
          <w:tcPr>
            <w:tcW w:w="2700" w:type="dxa"/>
          </w:tcPr>
          <w:p w14:paraId="02EA9663" w14:textId="77777777" w:rsidR="00640D63" w:rsidRPr="003F005F" w:rsidRDefault="00640D63" w:rsidP="00883FB6">
            <w:pPr>
              <w:pStyle w:val="Bang"/>
              <w:rPr>
                <w:rFonts w:cs="Times New Roman"/>
                <w:sz w:val="24"/>
                <w:szCs w:val="24"/>
              </w:rPr>
            </w:pPr>
          </w:p>
        </w:tc>
        <w:tc>
          <w:tcPr>
            <w:tcW w:w="1080" w:type="dxa"/>
          </w:tcPr>
          <w:p w14:paraId="7C980890" w14:textId="77777777" w:rsidR="00640D63" w:rsidRPr="003F005F" w:rsidRDefault="00640D63" w:rsidP="00883FB6">
            <w:pPr>
              <w:pStyle w:val="Bang"/>
              <w:rPr>
                <w:rFonts w:cs="Times New Roman"/>
                <w:sz w:val="24"/>
                <w:szCs w:val="24"/>
              </w:rPr>
            </w:pPr>
          </w:p>
        </w:tc>
      </w:tr>
    </w:tbl>
    <w:p w14:paraId="1F201CF6" w14:textId="77777777" w:rsidR="00DA1A0C" w:rsidRPr="003F005F" w:rsidRDefault="00DA1A0C" w:rsidP="00CD6B60">
      <w:pPr>
        <w:rPr>
          <w:rFonts w:cs="Times New Roman"/>
        </w:rPr>
      </w:pPr>
    </w:p>
    <w:p w14:paraId="2E03D439" w14:textId="77777777" w:rsidR="00DA1A0C" w:rsidRPr="003F005F" w:rsidRDefault="00DA1A0C" w:rsidP="00CD6B60">
      <w:pPr>
        <w:pStyle w:val="NormalTB"/>
        <w:keepNext/>
        <w:spacing w:before="120"/>
        <w:rPr>
          <w:rFonts w:ascii="Times New Roman" w:hAnsi="Times New Roman"/>
          <w:b/>
          <w:snapToGrid w:val="0"/>
          <w:sz w:val="22"/>
          <w:szCs w:val="24"/>
          <w:lang w:val="en-US"/>
        </w:rPr>
      </w:pPr>
    </w:p>
    <w:p w14:paraId="63F153CA" w14:textId="77777777" w:rsidR="00DA1A0C" w:rsidRPr="003F005F" w:rsidRDefault="00DA1A0C" w:rsidP="00CD6B60">
      <w:pPr>
        <w:rPr>
          <w:rFonts w:cs="Times New Roman"/>
        </w:rPr>
      </w:pPr>
    </w:p>
    <w:p w14:paraId="3C28585B" w14:textId="77777777" w:rsidR="00DA1A0C" w:rsidRPr="003F005F" w:rsidRDefault="00DA1A0C" w:rsidP="00CD6B60">
      <w:pPr>
        <w:pStyle w:val="NormalTB"/>
        <w:keepNext/>
        <w:spacing w:before="120"/>
        <w:rPr>
          <w:rFonts w:ascii="Times New Roman" w:hAnsi="Times New Roman"/>
          <w:snapToGrid w:val="0"/>
          <w:szCs w:val="24"/>
          <w:lang w:val="en-US"/>
        </w:rPr>
      </w:pPr>
    </w:p>
    <w:p w14:paraId="72D26B14" w14:textId="77777777" w:rsidR="001F288C" w:rsidRPr="003F005F" w:rsidRDefault="00CB0364" w:rsidP="00CB0364">
      <w:pPr>
        <w:pStyle w:val="Title"/>
        <w:keepNext w:val="0"/>
        <w:spacing w:before="0" w:after="0"/>
        <w:outlineLvl w:val="9"/>
        <w:rPr>
          <w:rFonts w:cs="Times New Roman"/>
          <w:kern w:val="0"/>
          <w:sz w:val="28"/>
          <w:lang w:val="en-AU"/>
        </w:rPr>
      </w:pPr>
      <w:r w:rsidRPr="003F005F">
        <w:rPr>
          <w:rFonts w:cs="Times New Roman"/>
          <w:kern w:val="0"/>
          <w:sz w:val="28"/>
          <w:lang w:val="en-AU"/>
        </w:rPr>
        <w:br w:type="page"/>
      </w:r>
    </w:p>
    <w:p w14:paraId="0D62DE2C" w14:textId="77777777" w:rsidR="00DA1A0C" w:rsidRPr="003F005F" w:rsidRDefault="009B441B" w:rsidP="00CB0364">
      <w:pPr>
        <w:pStyle w:val="Title"/>
        <w:keepNext w:val="0"/>
        <w:spacing w:before="0" w:after="0"/>
        <w:outlineLvl w:val="9"/>
        <w:rPr>
          <w:rFonts w:cs="Times New Roman"/>
          <w:kern w:val="0"/>
          <w:sz w:val="28"/>
          <w:lang w:val="en-AU"/>
        </w:rPr>
      </w:pPr>
      <w:r>
        <w:rPr>
          <w:rFonts w:cs="Times New Roman"/>
          <w:kern w:val="0"/>
          <w:sz w:val="28"/>
          <w:lang w:val="en-AU"/>
        </w:rPr>
        <w:lastRenderedPageBreak/>
        <w:t>SIGNED PAGE</w:t>
      </w:r>
    </w:p>
    <w:p w14:paraId="24F1F3DC" w14:textId="77777777" w:rsidR="00DA1A0C" w:rsidRPr="003F005F" w:rsidRDefault="00DA1A0C" w:rsidP="00CD6B60">
      <w:pPr>
        <w:rPr>
          <w:rFonts w:cs="Times New Roman"/>
        </w:rPr>
      </w:pPr>
    </w:p>
    <w:p w14:paraId="71250966" w14:textId="77777777" w:rsidR="00DA1A0C" w:rsidRPr="003F005F" w:rsidRDefault="00DA1A0C" w:rsidP="00CD6B60">
      <w:pPr>
        <w:rPr>
          <w:rFonts w:cs="Times New Roman"/>
        </w:rPr>
      </w:pPr>
    </w:p>
    <w:p w14:paraId="34E67D06" w14:textId="1CA115A1" w:rsidR="00114EF3" w:rsidRPr="003F005F" w:rsidRDefault="007B1CBF" w:rsidP="00114EF3">
      <w:pPr>
        <w:keepNext w:val="0"/>
        <w:tabs>
          <w:tab w:val="left" w:pos="2160"/>
          <w:tab w:val="right" w:pos="5040"/>
          <w:tab w:val="left" w:pos="5760"/>
          <w:tab w:val="right" w:pos="8640"/>
        </w:tabs>
        <w:spacing w:before="0"/>
        <w:rPr>
          <w:rFonts w:cs="Times New Roman"/>
          <w:sz w:val="24"/>
          <w:lang w:val="en-AU"/>
        </w:rPr>
      </w:pPr>
      <w:r>
        <w:rPr>
          <w:rFonts w:cs="Times New Roman"/>
          <w:sz w:val="24"/>
          <w:lang w:val="en-AU"/>
        </w:rPr>
        <w:t>Creator</w:t>
      </w:r>
      <w:r w:rsidR="00114EF3" w:rsidRPr="003F005F">
        <w:rPr>
          <w:rFonts w:cs="Times New Roman"/>
          <w:sz w:val="24"/>
          <w:lang w:val="en-AU"/>
        </w:rPr>
        <w:t>:</w:t>
      </w:r>
      <w:r w:rsidR="00114EF3" w:rsidRPr="003F005F">
        <w:rPr>
          <w:rFonts w:cs="Times New Roman"/>
          <w:sz w:val="24"/>
          <w:lang w:val="en-AU"/>
        </w:rPr>
        <w:tab/>
      </w:r>
      <w:del w:id="11" w:author="Christian Andre Palomino Solis" w:date="2020-12-10T17:28:00Z">
        <w:r w:rsidR="00B32153" w:rsidDel="00F56327">
          <w:rPr>
            <w:rFonts w:cs="Times New Roman"/>
            <w:sz w:val="24"/>
            <w:lang w:val="en-AU"/>
          </w:rPr>
          <w:delText>Nguyễn Hà Trung</w:delText>
        </w:r>
      </w:del>
      <w:ins w:id="12" w:author="Christian Andre Palomino Solis" w:date="2020-12-10T17:28:00Z">
        <w:r w:rsidR="00F56327">
          <w:rPr>
            <w:rFonts w:cs="Times New Roman"/>
            <w:sz w:val="24"/>
            <w:lang w:val="en-AU"/>
          </w:rPr>
          <w:t>XXXXXXXXXXX</w:t>
        </w:r>
      </w:ins>
      <w:r w:rsidR="00114EF3" w:rsidRPr="003F005F">
        <w:rPr>
          <w:rFonts w:cs="Times New Roman"/>
          <w:sz w:val="24"/>
          <w:u w:val="single"/>
          <w:lang w:val="en-AU"/>
        </w:rPr>
        <w:tab/>
      </w:r>
      <w:r w:rsidR="00114EF3" w:rsidRPr="003F005F">
        <w:rPr>
          <w:rFonts w:cs="Times New Roman"/>
          <w:sz w:val="24"/>
          <w:lang w:val="en-AU"/>
        </w:rPr>
        <w:tab/>
        <w:t>&lt;</w:t>
      </w:r>
      <w:r>
        <w:rPr>
          <w:rFonts w:cs="Times New Roman"/>
          <w:sz w:val="24"/>
          <w:lang w:val="en-AU"/>
        </w:rPr>
        <w:t>Date</w:t>
      </w:r>
      <w:r w:rsidR="00114EF3" w:rsidRPr="003F005F">
        <w:rPr>
          <w:rFonts w:cs="Times New Roman"/>
          <w:sz w:val="24"/>
          <w:lang w:val="en-AU"/>
        </w:rPr>
        <w:t>&gt;</w:t>
      </w:r>
      <w:r w:rsidR="00503EF6">
        <w:rPr>
          <w:rFonts w:cs="Times New Roman"/>
          <w:sz w:val="24"/>
          <w:lang w:val="en-AU"/>
        </w:rPr>
        <w:t>06</w:t>
      </w:r>
      <w:r w:rsidR="00A11DC3">
        <w:rPr>
          <w:rFonts w:cs="Times New Roman"/>
          <w:sz w:val="24"/>
          <w:lang w:val="en-AU"/>
        </w:rPr>
        <w:t>/</w:t>
      </w:r>
      <w:r w:rsidR="00503EF6">
        <w:rPr>
          <w:rFonts w:cs="Times New Roman"/>
          <w:sz w:val="24"/>
          <w:lang w:val="en-AU"/>
        </w:rPr>
        <w:t>01</w:t>
      </w:r>
      <w:r w:rsidR="00A11DC3">
        <w:rPr>
          <w:rFonts w:cs="Times New Roman"/>
          <w:sz w:val="24"/>
          <w:lang w:val="en-AU"/>
        </w:rPr>
        <w:t>/201</w:t>
      </w:r>
      <w:r w:rsidR="00503EF6">
        <w:rPr>
          <w:rFonts w:cs="Times New Roman"/>
          <w:sz w:val="24"/>
          <w:lang w:val="en-AU"/>
        </w:rPr>
        <w:t>4</w:t>
      </w:r>
      <w:r w:rsidR="00114EF3" w:rsidRPr="003F005F">
        <w:rPr>
          <w:rFonts w:cs="Times New Roman"/>
          <w:sz w:val="24"/>
          <w:u w:val="single"/>
          <w:lang w:val="en-AU"/>
        </w:rPr>
        <w:tab/>
      </w:r>
    </w:p>
    <w:p w14:paraId="09572979" w14:textId="77777777" w:rsidR="0010773D" w:rsidRPr="003F005F" w:rsidRDefault="00114EF3" w:rsidP="0010773D">
      <w:pPr>
        <w:keepNext w:val="0"/>
        <w:tabs>
          <w:tab w:val="left" w:pos="2160"/>
          <w:tab w:val="right" w:pos="5040"/>
          <w:tab w:val="left" w:pos="5760"/>
          <w:tab w:val="right" w:pos="8640"/>
        </w:tabs>
        <w:spacing w:before="0"/>
        <w:rPr>
          <w:rFonts w:cs="Times New Roman"/>
          <w:sz w:val="24"/>
          <w:lang w:val="en-AU"/>
        </w:rPr>
      </w:pPr>
      <w:r w:rsidRPr="003F005F">
        <w:rPr>
          <w:rFonts w:cs="Times New Roman"/>
          <w:sz w:val="24"/>
          <w:lang w:val="en-AU"/>
        </w:rPr>
        <w:tab/>
      </w:r>
      <w:r w:rsidR="007B1CBF">
        <w:rPr>
          <w:rFonts w:cs="Times New Roman"/>
          <w:sz w:val="24"/>
          <w:lang w:val="en-AU"/>
        </w:rPr>
        <w:t>Solution Team Leader</w:t>
      </w:r>
      <w:r w:rsidRPr="003F005F">
        <w:rPr>
          <w:rFonts w:cs="Times New Roman"/>
          <w:sz w:val="24"/>
          <w:lang w:val="en-AU"/>
        </w:rPr>
        <w:tab/>
      </w:r>
    </w:p>
    <w:p w14:paraId="6FDEB5B6" w14:textId="77777777" w:rsidR="00114EF3" w:rsidRPr="003F005F" w:rsidRDefault="00114EF3" w:rsidP="00114EF3">
      <w:pPr>
        <w:keepNext w:val="0"/>
        <w:tabs>
          <w:tab w:val="left" w:pos="2160"/>
          <w:tab w:val="right" w:pos="5040"/>
          <w:tab w:val="left" w:pos="5760"/>
          <w:tab w:val="right" w:pos="8640"/>
        </w:tabs>
        <w:spacing w:before="0"/>
        <w:rPr>
          <w:rFonts w:cs="Times New Roman"/>
          <w:sz w:val="24"/>
          <w:lang w:val="en-AU"/>
        </w:rPr>
      </w:pPr>
    </w:p>
    <w:p w14:paraId="4DEDEE25" w14:textId="77777777" w:rsidR="00114EF3" w:rsidRPr="003F005F" w:rsidRDefault="00114EF3" w:rsidP="00114EF3">
      <w:pPr>
        <w:keepNext w:val="0"/>
        <w:tabs>
          <w:tab w:val="left" w:pos="2160"/>
          <w:tab w:val="right" w:pos="5040"/>
          <w:tab w:val="left" w:pos="5760"/>
          <w:tab w:val="right" w:pos="8640"/>
        </w:tabs>
        <w:spacing w:before="0"/>
        <w:rPr>
          <w:rFonts w:cs="Times New Roman"/>
          <w:sz w:val="24"/>
          <w:lang w:val="en-AU"/>
        </w:rPr>
      </w:pPr>
    </w:p>
    <w:p w14:paraId="3BD5D1FD" w14:textId="77777777" w:rsidR="00114EF3" w:rsidRPr="003F005F" w:rsidRDefault="00114EF3" w:rsidP="00114EF3">
      <w:pPr>
        <w:keepNext w:val="0"/>
        <w:tabs>
          <w:tab w:val="left" w:pos="2160"/>
          <w:tab w:val="right" w:pos="5040"/>
          <w:tab w:val="left" w:pos="5760"/>
          <w:tab w:val="right" w:pos="8640"/>
        </w:tabs>
        <w:spacing w:before="0"/>
        <w:rPr>
          <w:rFonts w:cs="Times New Roman"/>
          <w:sz w:val="24"/>
          <w:lang w:val="en-AU"/>
        </w:rPr>
      </w:pPr>
    </w:p>
    <w:p w14:paraId="14E5BADE" w14:textId="77777777" w:rsidR="00114EF3" w:rsidRPr="003F005F" w:rsidRDefault="007B1CBF" w:rsidP="00114EF3">
      <w:pPr>
        <w:keepNext w:val="0"/>
        <w:tabs>
          <w:tab w:val="left" w:pos="2160"/>
          <w:tab w:val="right" w:pos="5040"/>
          <w:tab w:val="left" w:pos="5760"/>
          <w:tab w:val="right" w:pos="8640"/>
        </w:tabs>
        <w:spacing w:before="0"/>
        <w:rPr>
          <w:rFonts w:cs="Times New Roman"/>
          <w:sz w:val="24"/>
          <w:lang w:val="en-AU"/>
        </w:rPr>
      </w:pPr>
      <w:r>
        <w:rPr>
          <w:rFonts w:cs="Times New Roman"/>
          <w:sz w:val="24"/>
          <w:lang w:val="en-AU"/>
        </w:rPr>
        <w:t>Reviewer</w:t>
      </w:r>
      <w:r w:rsidR="00114EF3" w:rsidRPr="003F005F">
        <w:rPr>
          <w:rFonts w:cs="Times New Roman"/>
          <w:sz w:val="24"/>
          <w:lang w:val="en-AU"/>
        </w:rPr>
        <w:t>:</w:t>
      </w:r>
      <w:r w:rsidR="00114EF3" w:rsidRPr="003F005F">
        <w:rPr>
          <w:rFonts w:cs="Times New Roman"/>
          <w:sz w:val="24"/>
          <w:lang w:val="en-AU"/>
        </w:rPr>
        <w:tab/>
      </w:r>
      <w:r w:rsidR="00114EF3" w:rsidRPr="003F005F">
        <w:rPr>
          <w:rFonts w:cs="Times New Roman"/>
          <w:sz w:val="24"/>
          <w:u w:val="single"/>
          <w:lang w:val="en-AU"/>
        </w:rPr>
        <w:tab/>
      </w:r>
      <w:r w:rsidR="00114EF3" w:rsidRPr="003F005F">
        <w:rPr>
          <w:rFonts w:cs="Times New Roman"/>
          <w:sz w:val="24"/>
          <w:lang w:val="en-AU"/>
        </w:rPr>
        <w:tab/>
        <w:t>&lt;</w:t>
      </w:r>
      <w:r>
        <w:rPr>
          <w:rFonts w:cs="Times New Roman"/>
          <w:sz w:val="24"/>
          <w:lang w:val="en-AU"/>
        </w:rPr>
        <w:t>Date</w:t>
      </w:r>
      <w:r w:rsidR="00114EF3" w:rsidRPr="003F005F">
        <w:rPr>
          <w:rFonts w:cs="Times New Roman"/>
          <w:sz w:val="24"/>
          <w:lang w:val="en-AU"/>
        </w:rPr>
        <w:t>&gt;</w:t>
      </w:r>
      <w:r w:rsidR="0001590A">
        <w:rPr>
          <w:rFonts w:cs="Times New Roman"/>
          <w:sz w:val="24"/>
          <w:lang w:val="en-AU"/>
        </w:rPr>
        <w:t>06/01/2014</w:t>
      </w:r>
      <w:r w:rsidR="00114EF3" w:rsidRPr="003F005F">
        <w:rPr>
          <w:rFonts w:cs="Times New Roman"/>
          <w:sz w:val="24"/>
          <w:u w:val="single"/>
          <w:lang w:val="en-AU"/>
        </w:rPr>
        <w:tab/>
      </w:r>
    </w:p>
    <w:p w14:paraId="4C3E95F6" w14:textId="77777777" w:rsidR="00114EF3" w:rsidRPr="003F005F" w:rsidRDefault="00114EF3" w:rsidP="00114EF3">
      <w:pPr>
        <w:keepNext w:val="0"/>
        <w:tabs>
          <w:tab w:val="left" w:pos="2160"/>
          <w:tab w:val="left" w:pos="5840"/>
        </w:tabs>
        <w:spacing w:before="0"/>
        <w:rPr>
          <w:rFonts w:cs="Times New Roman"/>
          <w:sz w:val="24"/>
          <w:lang w:val="en-AU"/>
        </w:rPr>
      </w:pPr>
      <w:r w:rsidRPr="003F005F">
        <w:rPr>
          <w:rFonts w:cs="Times New Roman"/>
          <w:sz w:val="24"/>
          <w:lang w:val="en-AU"/>
        </w:rPr>
        <w:tab/>
      </w:r>
      <w:r w:rsidR="0001590A">
        <w:rPr>
          <w:rFonts w:cs="Times New Roman"/>
          <w:sz w:val="24"/>
          <w:lang w:val="en-AU"/>
        </w:rPr>
        <w:t>&lt;&gt;</w:t>
      </w:r>
      <w:r w:rsidRPr="003F005F">
        <w:rPr>
          <w:rFonts w:cs="Times New Roman"/>
          <w:sz w:val="24"/>
          <w:lang w:val="en-AU"/>
        </w:rPr>
        <w:tab/>
      </w:r>
    </w:p>
    <w:p w14:paraId="180BEADE" w14:textId="77777777" w:rsidR="00114EF3" w:rsidRPr="003F005F" w:rsidRDefault="00114EF3" w:rsidP="00114EF3">
      <w:pPr>
        <w:keepNext w:val="0"/>
        <w:tabs>
          <w:tab w:val="left" w:pos="2160"/>
          <w:tab w:val="left" w:pos="5840"/>
        </w:tabs>
        <w:spacing w:before="0"/>
        <w:rPr>
          <w:rFonts w:cs="Times New Roman"/>
          <w:sz w:val="24"/>
          <w:lang w:val="en-AU"/>
        </w:rPr>
      </w:pPr>
    </w:p>
    <w:p w14:paraId="1C3DFABA" w14:textId="77777777" w:rsidR="00114EF3" w:rsidRPr="003F005F" w:rsidRDefault="00114EF3" w:rsidP="00114EF3">
      <w:pPr>
        <w:keepNext w:val="0"/>
        <w:tabs>
          <w:tab w:val="left" w:pos="2160"/>
          <w:tab w:val="left" w:pos="5840"/>
        </w:tabs>
        <w:spacing w:before="0"/>
        <w:rPr>
          <w:rFonts w:cs="Times New Roman"/>
          <w:sz w:val="24"/>
          <w:lang w:val="en-AU"/>
        </w:rPr>
      </w:pPr>
    </w:p>
    <w:p w14:paraId="10C86E44" w14:textId="77777777" w:rsidR="00114EF3" w:rsidRPr="003F005F" w:rsidRDefault="00114EF3" w:rsidP="00114EF3">
      <w:pPr>
        <w:keepNext w:val="0"/>
        <w:tabs>
          <w:tab w:val="left" w:pos="2160"/>
          <w:tab w:val="left" w:pos="5840"/>
        </w:tabs>
        <w:spacing w:before="0"/>
        <w:rPr>
          <w:rFonts w:cs="Times New Roman"/>
          <w:sz w:val="24"/>
          <w:lang w:val="en-AU"/>
        </w:rPr>
      </w:pPr>
    </w:p>
    <w:p w14:paraId="743ADF1F" w14:textId="77777777" w:rsidR="00114EF3" w:rsidRPr="003F005F" w:rsidRDefault="007B1CBF" w:rsidP="00114EF3">
      <w:pPr>
        <w:keepNext w:val="0"/>
        <w:tabs>
          <w:tab w:val="left" w:pos="2160"/>
          <w:tab w:val="right" w:pos="5040"/>
          <w:tab w:val="left" w:pos="5760"/>
          <w:tab w:val="right" w:pos="8640"/>
        </w:tabs>
        <w:spacing w:before="0"/>
        <w:rPr>
          <w:rFonts w:cs="Times New Roman"/>
          <w:sz w:val="24"/>
          <w:lang w:val="en-AU"/>
        </w:rPr>
      </w:pPr>
      <w:r>
        <w:rPr>
          <w:rFonts w:cs="Times New Roman"/>
          <w:sz w:val="24"/>
          <w:lang w:val="en-AU"/>
        </w:rPr>
        <w:t>Reviewer</w:t>
      </w:r>
      <w:r w:rsidR="00114EF3" w:rsidRPr="003F005F">
        <w:rPr>
          <w:rFonts w:cs="Times New Roman"/>
          <w:sz w:val="24"/>
          <w:lang w:val="en-AU"/>
        </w:rPr>
        <w:t>:</w:t>
      </w:r>
      <w:r w:rsidR="00114EF3" w:rsidRPr="003F005F">
        <w:rPr>
          <w:rFonts w:cs="Times New Roman"/>
          <w:sz w:val="24"/>
          <w:lang w:val="en-AU"/>
        </w:rPr>
        <w:tab/>
      </w:r>
      <w:r w:rsidR="00114EF3" w:rsidRPr="003F005F">
        <w:rPr>
          <w:rFonts w:cs="Times New Roman"/>
          <w:sz w:val="24"/>
          <w:u w:val="single"/>
          <w:lang w:val="en-AU"/>
        </w:rPr>
        <w:tab/>
      </w:r>
      <w:r w:rsidR="00114EF3" w:rsidRPr="003F005F">
        <w:rPr>
          <w:rFonts w:cs="Times New Roman"/>
          <w:sz w:val="24"/>
          <w:lang w:val="en-AU"/>
        </w:rPr>
        <w:tab/>
        <w:t>&lt;</w:t>
      </w:r>
      <w:r>
        <w:rPr>
          <w:rFonts w:cs="Times New Roman"/>
          <w:sz w:val="24"/>
          <w:lang w:val="en-AU"/>
        </w:rPr>
        <w:t>Date</w:t>
      </w:r>
      <w:r w:rsidR="00114EF3" w:rsidRPr="003F005F">
        <w:rPr>
          <w:rFonts w:cs="Times New Roman"/>
          <w:sz w:val="24"/>
          <w:lang w:val="en-AU"/>
        </w:rPr>
        <w:t>&gt;</w:t>
      </w:r>
      <w:r w:rsidR="0001590A">
        <w:rPr>
          <w:rFonts w:cs="Times New Roman"/>
          <w:sz w:val="24"/>
          <w:lang w:val="en-AU"/>
        </w:rPr>
        <w:t>06/01/2014</w:t>
      </w:r>
      <w:r w:rsidR="00114EF3" w:rsidRPr="003F005F">
        <w:rPr>
          <w:rFonts w:cs="Times New Roman"/>
          <w:sz w:val="24"/>
          <w:u w:val="single"/>
          <w:lang w:val="en-AU"/>
        </w:rPr>
        <w:tab/>
      </w:r>
    </w:p>
    <w:p w14:paraId="118E9FDA" w14:textId="77777777" w:rsidR="00114EF3" w:rsidRPr="003F005F" w:rsidRDefault="00114EF3" w:rsidP="00114EF3">
      <w:pPr>
        <w:keepNext w:val="0"/>
        <w:tabs>
          <w:tab w:val="left" w:pos="2160"/>
          <w:tab w:val="left" w:pos="5840"/>
        </w:tabs>
        <w:spacing w:before="0"/>
        <w:rPr>
          <w:rFonts w:cs="Times New Roman"/>
          <w:sz w:val="24"/>
          <w:lang w:val="en-AU"/>
        </w:rPr>
      </w:pPr>
      <w:r w:rsidRPr="003F005F">
        <w:rPr>
          <w:rFonts w:cs="Times New Roman"/>
          <w:sz w:val="24"/>
          <w:lang w:val="en-AU"/>
        </w:rPr>
        <w:tab/>
      </w:r>
      <w:r w:rsidR="0001590A">
        <w:rPr>
          <w:rFonts w:cs="Times New Roman"/>
          <w:sz w:val="24"/>
          <w:lang w:val="en-AU"/>
        </w:rPr>
        <w:t>&lt;&gt;</w:t>
      </w:r>
    </w:p>
    <w:p w14:paraId="27971DC7" w14:textId="77777777" w:rsidR="00114EF3" w:rsidRPr="003F005F" w:rsidRDefault="00114EF3" w:rsidP="00114EF3">
      <w:pPr>
        <w:keepNext w:val="0"/>
        <w:tabs>
          <w:tab w:val="left" w:pos="2160"/>
          <w:tab w:val="left" w:pos="5840"/>
        </w:tabs>
        <w:spacing w:before="0"/>
        <w:rPr>
          <w:rFonts w:cs="Times New Roman"/>
          <w:sz w:val="24"/>
          <w:lang w:val="en-AU"/>
        </w:rPr>
      </w:pPr>
    </w:p>
    <w:p w14:paraId="6B5E1BE1" w14:textId="77777777" w:rsidR="00114EF3" w:rsidRPr="003F005F" w:rsidRDefault="00114EF3" w:rsidP="00114EF3">
      <w:pPr>
        <w:keepNext w:val="0"/>
        <w:tabs>
          <w:tab w:val="left" w:pos="2160"/>
          <w:tab w:val="left" w:pos="5840"/>
        </w:tabs>
        <w:spacing w:before="0"/>
        <w:rPr>
          <w:rFonts w:cs="Times New Roman"/>
          <w:sz w:val="24"/>
          <w:lang w:val="en-AU"/>
        </w:rPr>
      </w:pPr>
    </w:p>
    <w:p w14:paraId="1460769C" w14:textId="77777777" w:rsidR="00114EF3" w:rsidRPr="003F005F" w:rsidRDefault="00114EF3" w:rsidP="00114EF3">
      <w:pPr>
        <w:keepNext w:val="0"/>
        <w:tabs>
          <w:tab w:val="left" w:pos="2160"/>
          <w:tab w:val="left" w:pos="5840"/>
        </w:tabs>
        <w:spacing w:before="0"/>
        <w:rPr>
          <w:rFonts w:cs="Times New Roman"/>
          <w:sz w:val="24"/>
          <w:lang w:val="en-AU"/>
        </w:rPr>
      </w:pPr>
    </w:p>
    <w:p w14:paraId="53B2F97D" w14:textId="77777777" w:rsidR="00114EF3" w:rsidRPr="003F005F" w:rsidRDefault="007B1CBF" w:rsidP="00114EF3">
      <w:pPr>
        <w:keepNext w:val="0"/>
        <w:tabs>
          <w:tab w:val="left" w:pos="2160"/>
          <w:tab w:val="right" w:pos="5040"/>
          <w:tab w:val="left" w:pos="5760"/>
          <w:tab w:val="right" w:pos="8640"/>
        </w:tabs>
        <w:spacing w:before="0"/>
        <w:rPr>
          <w:rFonts w:cs="Times New Roman"/>
          <w:sz w:val="24"/>
          <w:lang w:val="en-AU"/>
        </w:rPr>
      </w:pPr>
      <w:r>
        <w:rPr>
          <w:rFonts w:cs="Times New Roman"/>
          <w:sz w:val="24"/>
          <w:lang w:val="en-AU"/>
        </w:rPr>
        <w:t>Reviewer</w:t>
      </w:r>
      <w:r w:rsidR="00114EF3" w:rsidRPr="003F005F">
        <w:rPr>
          <w:rFonts w:cs="Times New Roman"/>
          <w:sz w:val="24"/>
          <w:lang w:val="en-AU"/>
        </w:rPr>
        <w:t>:</w:t>
      </w:r>
      <w:r w:rsidR="00114EF3" w:rsidRPr="003F005F">
        <w:rPr>
          <w:rFonts w:cs="Times New Roman"/>
          <w:sz w:val="24"/>
          <w:lang w:val="en-AU"/>
        </w:rPr>
        <w:tab/>
      </w:r>
      <w:r w:rsidR="00114EF3" w:rsidRPr="003F005F">
        <w:rPr>
          <w:rFonts w:cs="Times New Roman"/>
          <w:sz w:val="24"/>
          <w:u w:val="single"/>
          <w:lang w:val="en-AU"/>
        </w:rPr>
        <w:tab/>
      </w:r>
      <w:r w:rsidR="00114EF3" w:rsidRPr="003F005F">
        <w:rPr>
          <w:rFonts w:cs="Times New Roman"/>
          <w:sz w:val="24"/>
          <w:lang w:val="en-AU"/>
        </w:rPr>
        <w:tab/>
        <w:t>&lt;</w:t>
      </w:r>
      <w:r>
        <w:rPr>
          <w:rFonts w:cs="Times New Roman"/>
          <w:sz w:val="24"/>
          <w:lang w:val="en-AU"/>
        </w:rPr>
        <w:t>Date</w:t>
      </w:r>
      <w:r w:rsidR="00114EF3" w:rsidRPr="003F005F">
        <w:rPr>
          <w:rFonts w:cs="Times New Roman"/>
          <w:sz w:val="24"/>
          <w:lang w:val="en-AU"/>
        </w:rPr>
        <w:t>&gt;</w:t>
      </w:r>
      <w:r w:rsidR="001A1A62">
        <w:rPr>
          <w:rFonts w:cs="Times New Roman"/>
          <w:sz w:val="24"/>
          <w:lang w:val="en-AU"/>
        </w:rPr>
        <w:t>06/01/2014</w:t>
      </w:r>
      <w:r w:rsidR="00114EF3" w:rsidRPr="003F005F">
        <w:rPr>
          <w:rFonts w:cs="Times New Roman"/>
          <w:sz w:val="24"/>
          <w:u w:val="single"/>
          <w:lang w:val="en-AU"/>
        </w:rPr>
        <w:tab/>
      </w:r>
    </w:p>
    <w:p w14:paraId="141A20CE" w14:textId="77777777" w:rsidR="0022208F" w:rsidRPr="003F005F" w:rsidRDefault="00114EF3" w:rsidP="00114EF3">
      <w:pPr>
        <w:tabs>
          <w:tab w:val="left" w:pos="2160"/>
          <w:tab w:val="right" w:pos="5670"/>
          <w:tab w:val="left" w:pos="5760"/>
          <w:tab w:val="right" w:pos="8640"/>
        </w:tabs>
        <w:rPr>
          <w:rFonts w:cs="Times New Roman"/>
        </w:rPr>
      </w:pPr>
      <w:r w:rsidRPr="003F005F">
        <w:rPr>
          <w:rFonts w:cs="Times New Roman"/>
          <w:sz w:val="24"/>
          <w:lang w:val="en-AU"/>
        </w:rPr>
        <w:tab/>
      </w:r>
      <w:r w:rsidR="0001590A">
        <w:rPr>
          <w:rFonts w:cs="Times New Roman"/>
          <w:sz w:val="24"/>
          <w:lang w:val="en-AU"/>
        </w:rPr>
        <w:t>&lt;&gt;</w:t>
      </w:r>
    </w:p>
    <w:p w14:paraId="496943FF" w14:textId="77777777" w:rsidR="00DA1A0C" w:rsidRPr="003F005F" w:rsidRDefault="00DA1A0C" w:rsidP="008A10BD">
      <w:pPr>
        <w:rPr>
          <w:rFonts w:cs="Times New Roman"/>
        </w:rPr>
      </w:pPr>
    </w:p>
    <w:p w14:paraId="66625A36" w14:textId="77777777" w:rsidR="00DA1A0C" w:rsidRPr="003F005F" w:rsidRDefault="007B1CBF" w:rsidP="00CD6B60">
      <w:pPr>
        <w:pStyle w:val="NormalH"/>
        <w:tabs>
          <w:tab w:val="clear" w:pos="2160"/>
          <w:tab w:val="clear" w:pos="5040"/>
          <w:tab w:val="clear" w:pos="5760"/>
          <w:tab w:val="clear" w:pos="8640"/>
        </w:tabs>
        <w:jc w:val="center"/>
      </w:pPr>
      <w:r>
        <w:lastRenderedPageBreak/>
        <w:t>Table of content</w:t>
      </w:r>
    </w:p>
    <w:p w14:paraId="662BBBE1" w14:textId="77777777" w:rsidR="00667261" w:rsidRDefault="004B1576">
      <w:pPr>
        <w:pStyle w:val="TOC1"/>
        <w:rPr>
          <w:rFonts w:asciiTheme="minorHAnsi" w:eastAsiaTheme="minorEastAsia" w:hAnsiTheme="minorHAnsi" w:cstheme="minorBidi"/>
          <w:b w:val="0"/>
          <w:bCs w:val="0"/>
          <w:caps w:val="0"/>
          <w:sz w:val="22"/>
          <w:szCs w:val="22"/>
        </w:rPr>
      </w:pPr>
      <w:r w:rsidRPr="003F005F">
        <w:rPr>
          <w:rFonts w:cs="Times New Roman"/>
          <w:b w:val="0"/>
          <w:bCs w:val="0"/>
          <w:caps w:val="0"/>
          <w:smallCaps/>
        </w:rPr>
        <w:fldChar w:fldCharType="begin"/>
      </w:r>
      <w:r w:rsidR="007A2D5D" w:rsidRPr="003F005F">
        <w:rPr>
          <w:rFonts w:cs="Times New Roman"/>
          <w:b w:val="0"/>
          <w:bCs w:val="0"/>
          <w:caps w:val="0"/>
          <w:smallCaps/>
        </w:rPr>
        <w:instrText xml:space="preserve"> TOC \h \z \t "Heading 1,1,Heading 2,2,Heading 3,3" </w:instrText>
      </w:r>
      <w:r w:rsidRPr="003F005F">
        <w:rPr>
          <w:rFonts w:cs="Times New Roman"/>
          <w:b w:val="0"/>
          <w:bCs w:val="0"/>
          <w:caps w:val="0"/>
          <w:smallCaps/>
        </w:rPr>
        <w:fldChar w:fldCharType="separate"/>
      </w:r>
      <w:hyperlink w:anchor="_Toc407175811" w:history="1">
        <w:r w:rsidR="00667261" w:rsidRPr="00AD7671">
          <w:rPr>
            <w:rStyle w:val="Hyperlink"/>
          </w:rPr>
          <w:t>1.</w:t>
        </w:r>
        <w:r w:rsidR="00667261">
          <w:rPr>
            <w:rFonts w:asciiTheme="minorHAnsi" w:eastAsiaTheme="minorEastAsia" w:hAnsiTheme="minorHAnsi" w:cstheme="minorBidi"/>
            <w:b w:val="0"/>
            <w:bCs w:val="0"/>
            <w:caps w:val="0"/>
            <w:sz w:val="22"/>
            <w:szCs w:val="22"/>
          </w:rPr>
          <w:tab/>
        </w:r>
        <w:r w:rsidR="00667261" w:rsidRPr="00AD7671">
          <w:rPr>
            <w:rStyle w:val="Hyperlink"/>
          </w:rPr>
          <w:t>INTRODUCTION</w:t>
        </w:r>
        <w:r w:rsidR="00667261">
          <w:rPr>
            <w:webHidden/>
          </w:rPr>
          <w:tab/>
        </w:r>
        <w:r w:rsidR="00667261">
          <w:rPr>
            <w:webHidden/>
          </w:rPr>
          <w:fldChar w:fldCharType="begin"/>
        </w:r>
        <w:r w:rsidR="00667261">
          <w:rPr>
            <w:webHidden/>
          </w:rPr>
          <w:instrText xml:space="preserve"> PAGEREF _Toc407175811 \h </w:instrText>
        </w:r>
        <w:r w:rsidR="00667261">
          <w:rPr>
            <w:webHidden/>
          </w:rPr>
        </w:r>
        <w:r w:rsidR="00667261">
          <w:rPr>
            <w:webHidden/>
          </w:rPr>
          <w:fldChar w:fldCharType="separate"/>
        </w:r>
        <w:r w:rsidR="00667261">
          <w:rPr>
            <w:webHidden/>
          </w:rPr>
          <w:t>5</w:t>
        </w:r>
        <w:r w:rsidR="00667261">
          <w:rPr>
            <w:webHidden/>
          </w:rPr>
          <w:fldChar w:fldCharType="end"/>
        </w:r>
      </w:hyperlink>
    </w:p>
    <w:p w14:paraId="36D3A704" w14:textId="77777777" w:rsidR="00667261" w:rsidRDefault="00F05A43">
      <w:pPr>
        <w:pStyle w:val="TOC2"/>
        <w:rPr>
          <w:rFonts w:asciiTheme="minorHAnsi" w:eastAsiaTheme="minorEastAsia" w:hAnsiTheme="minorHAnsi" w:cstheme="minorBidi"/>
          <w:sz w:val="22"/>
          <w:szCs w:val="22"/>
        </w:rPr>
      </w:pPr>
      <w:hyperlink w:anchor="_Toc407175812" w:history="1">
        <w:r w:rsidR="00667261" w:rsidRPr="00AD7671">
          <w:rPr>
            <w:rStyle w:val="Hyperlink"/>
          </w:rPr>
          <w:t>1.1.</w:t>
        </w:r>
        <w:r w:rsidR="00667261">
          <w:rPr>
            <w:rFonts w:asciiTheme="minorHAnsi" w:eastAsiaTheme="minorEastAsia" w:hAnsiTheme="minorHAnsi" w:cstheme="minorBidi"/>
            <w:sz w:val="22"/>
            <w:szCs w:val="22"/>
          </w:rPr>
          <w:tab/>
        </w:r>
        <w:r w:rsidR="00667261" w:rsidRPr="00AD7671">
          <w:rPr>
            <w:rStyle w:val="Hyperlink"/>
          </w:rPr>
          <w:t>Purpose of document:</w:t>
        </w:r>
        <w:r w:rsidR="00667261">
          <w:rPr>
            <w:webHidden/>
          </w:rPr>
          <w:tab/>
        </w:r>
        <w:r w:rsidR="00667261">
          <w:rPr>
            <w:webHidden/>
          </w:rPr>
          <w:fldChar w:fldCharType="begin"/>
        </w:r>
        <w:r w:rsidR="00667261">
          <w:rPr>
            <w:webHidden/>
          </w:rPr>
          <w:instrText xml:space="preserve"> PAGEREF _Toc407175812 \h </w:instrText>
        </w:r>
        <w:r w:rsidR="00667261">
          <w:rPr>
            <w:webHidden/>
          </w:rPr>
        </w:r>
        <w:r w:rsidR="00667261">
          <w:rPr>
            <w:webHidden/>
          </w:rPr>
          <w:fldChar w:fldCharType="separate"/>
        </w:r>
        <w:r w:rsidR="00667261">
          <w:rPr>
            <w:webHidden/>
          </w:rPr>
          <w:t>5</w:t>
        </w:r>
        <w:r w:rsidR="00667261">
          <w:rPr>
            <w:webHidden/>
          </w:rPr>
          <w:fldChar w:fldCharType="end"/>
        </w:r>
      </w:hyperlink>
    </w:p>
    <w:p w14:paraId="70BB1D17" w14:textId="77777777" w:rsidR="00667261" w:rsidRDefault="00F05A43">
      <w:pPr>
        <w:pStyle w:val="TOC2"/>
        <w:rPr>
          <w:rFonts w:asciiTheme="minorHAnsi" w:eastAsiaTheme="minorEastAsia" w:hAnsiTheme="minorHAnsi" w:cstheme="minorBidi"/>
          <w:sz w:val="22"/>
          <w:szCs w:val="22"/>
        </w:rPr>
      </w:pPr>
      <w:hyperlink w:anchor="_Toc407175813" w:history="1">
        <w:r w:rsidR="00667261" w:rsidRPr="00AD7671">
          <w:rPr>
            <w:rStyle w:val="Hyperlink"/>
          </w:rPr>
          <w:t>1.2.</w:t>
        </w:r>
        <w:r w:rsidR="00667261">
          <w:rPr>
            <w:rFonts w:asciiTheme="minorHAnsi" w:eastAsiaTheme="minorEastAsia" w:hAnsiTheme="minorHAnsi" w:cstheme="minorBidi"/>
            <w:sz w:val="22"/>
            <w:szCs w:val="22"/>
          </w:rPr>
          <w:tab/>
        </w:r>
        <w:r w:rsidR="00667261" w:rsidRPr="00AD7671">
          <w:rPr>
            <w:rStyle w:val="Hyperlink"/>
          </w:rPr>
          <w:t>Terms and abbreviations</w:t>
        </w:r>
        <w:r w:rsidR="00667261">
          <w:rPr>
            <w:webHidden/>
          </w:rPr>
          <w:tab/>
        </w:r>
        <w:r w:rsidR="00667261">
          <w:rPr>
            <w:webHidden/>
          </w:rPr>
          <w:fldChar w:fldCharType="begin"/>
        </w:r>
        <w:r w:rsidR="00667261">
          <w:rPr>
            <w:webHidden/>
          </w:rPr>
          <w:instrText xml:space="preserve"> PAGEREF _Toc407175813 \h </w:instrText>
        </w:r>
        <w:r w:rsidR="00667261">
          <w:rPr>
            <w:webHidden/>
          </w:rPr>
        </w:r>
        <w:r w:rsidR="00667261">
          <w:rPr>
            <w:webHidden/>
          </w:rPr>
          <w:fldChar w:fldCharType="separate"/>
        </w:r>
        <w:r w:rsidR="00667261">
          <w:rPr>
            <w:webHidden/>
          </w:rPr>
          <w:t>5</w:t>
        </w:r>
        <w:r w:rsidR="00667261">
          <w:rPr>
            <w:webHidden/>
          </w:rPr>
          <w:fldChar w:fldCharType="end"/>
        </w:r>
      </w:hyperlink>
    </w:p>
    <w:p w14:paraId="5557F6FC" w14:textId="77777777" w:rsidR="00667261" w:rsidRDefault="00F05A43">
      <w:pPr>
        <w:pStyle w:val="TOC2"/>
        <w:rPr>
          <w:rFonts w:asciiTheme="minorHAnsi" w:eastAsiaTheme="minorEastAsia" w:hAnsiTheme="minorHAnsi" w:cstheme="minorBidi"/>
          <w:sz w:val="22"/>
          <w:szCs w:val="22"/>
        </w:rPr>
      </w:pPr>
      <w:hyperlink w:anchor="_Toc407175814" w:history="1">
        <w:r w:rsidR="00667261" w:rsidRPr="00AD7671">
          <w:rPr>
            <w:rStyle w:val="Hyperlink"/>
          </w:rPr>
          <w:t>1.3.</w:t>
        </w:r>
        <w:r w:rsidR="00667261">
          <w:rPr>
            <w:rFonts w:asciiTheme="minorHAnsi" w:eastAsiaTheme="minorEastAsia" w:hAnsiTheme="minorHAnsi" w:cstheme="minorBidi"/>
            <w:sz w:val="22"/>
            <w:szCs w:val="22"/>
          </w:rPr>
          <w:tab/>
        </w:r>
        <w:r w:rsidR="00667261" w:rsidRPr="00AD7671">
          <w:rPr>
            <w:rStyle w:val="Hyperlink"/>
          </w:rPr>
          <w:t>System architecture</w:t>
        </w:r>
        <w:r w:rsidR="00667261">
          <w:rPr>
            <w:webHidden/>
          </w:rPr>
          <w:tab/>
        </w:r>
        <w:r w:rsidR="00667261">
          <w:rPr>
            <w:webHidden/>
          </w:rPr>
          <w:fldChar w:fldCharType="begin"/>
        </w:r>
        <w:r w:rsidR="00667261">
          <w:rPr>
            <w:webHidden/>
          </w:rPr>
          <w:instrText xml:space="preserve"> PAGEREF _Toc407175814 \h </w:instrText>
        </w:r>
        <w:r w:rsidR="00667261">
          <w:rPr>
            <w:webHidden/>
          </w:rPr>
        </w:r>
        <w:r w:rsidR="00667261">
          <w:rPr>
            <w:webHidden/>
          </w:rPr>
          <w:fldChar w:fldCharType="separate"/>
        </w:r>
        <w:r w:rsidR="00667261">
          <w:rPr>
            <w:webHidden/>
          </w:rPr>
          <w:t>6</w:t>
        </w:r>
        <w:r w:rsidR="00667261">
          <w:rPr>
            <w:webHidden/>
          </w:rPr>
          <w:fldChar w:fldCharType="end"/>
        </w:r>
      </w:hyperlink>
    </w:p>
    <w:p w14:paraId="2AAB16A9" w14:textId="77777777" w:rsidR="00667261" w:rsidRDefault="00F05A43">
      <w:pPr>
        <w:pStyle w:val="TOC2"/>
        <w:rPr>
          <w:rFonts w:asciiTheme="minorHAnsi" w:eastAsiaTheme="minorEastAsia" w:hAnsiTheme="minorHAnsi" w:cstheme="minorBidi"/>
          <w:sz w:val="22"/>
          <w:szCs w:val="22"/>
        </w:rPr>
      </w:pPr>
      <w:hyperlink w:anchor="_Toc407175815" w:history="1">
        <w:r w:rsidR="00667261" w:rsidRPr="00AD7671">
          <w:rPr>
            <w:rStyle w:val="Hyperlink"/>
          </w:rPr>
          <w:t>1.4.</w:t>
        </w:r>
        <w:r w:rsidR="00667261">
          <w:rPr>
            <w:rFonts w:asciiTheme="minorHAnsi" w:eastAsiaTheme="minorEastAsia" w:hAnsiTheme="minorHAnsi" w:cstheme="minorBidi"/>
            <w:sz w:val="22"/>
            <w:szCs w:val="22"/>
          </w:rPr>
          <w:tab/>
        </w:r>
        <w:r w:rsidR="00667261" w:rsidRPr="00AD7671">
          <w:rPr>
            <w:rStyle w:val="Hyperlink"/>
          </w:rPr>
          <w:t>Document Structure:</w:t>
        </w:r>
        <w:r w:rsidR="00667261">
          <w:rPr>
            <w:webHidden/>
          </w:rPr>
          <w:tab/>
        </w:r>
        <w:r w:rsidR="00667261">
          <w:rPr>
            <w:webHidden/>
          </w:rPr>
          <w:fldChar w:fldCharType="begin"/>
        </w:r>
        <w:r w:rsidR="00667261">
          <w:rPr>
            <w:webHidden/>
          </w:rPr>
          <w:instrText xml:space="preserve"> PAGEREF _Toc407175815 \h </w:instrText>
        </w:r>
        <w:r w:rsidR="00667261">
          <w:rPr>
            <w:webHidden/>
          </w:rPr>
        </w:r>
        <w:r w:rsidR="00667261">
          <w:rPr>
            <w:webHidden/>
          </w:rPr>
          <w:fldChar w:fldCharType="separate"/>
        </w:r>
        <w:r w:rsidR="00667261">
          <w:rPr>
            <w:webHidden/>
          </w:rPr>
          <w:t>7</w:t>
        </w:r>
        <w:r w:rsidR="00667261">
          <w:rPr>
            <w:webHidden/>
          </w:rPr>
          <w:fldChar w:fldCharType="end"/>
        </w:r>
      </w:hyperlink>
    </w:p>
    <w:p w14:paraId="00912791" w14:textId="77777777" w:rsidR="00667261" w:rsidRDefault="00F05A43">
      <w:pPr>
        <w:pStyle w:val="TOC1"/>
        <w:rPr>
          <w:rFonts w:asciiTheme="minorHAnsi" w:eastAsiaTheme="minorEastAsia" w:hAnsiTheme="minorHAnsi" w:cstheme="minorBidi"/>
          <w:b w:val="0"/>
          <w:bCs w:val="0"/>
          <w:caps w:val="0"/>
          <w:sz w:val="22"/>
          <w:szCs w:val="22"/>
        </w:rPr>
      </w:pPr>
      <w:hyperlink w:anchor="_Toc407175816" w:history="1">
        <w:r w:rsidR="00667261" w:rsidRPr="00AD7671">
          <w:rPr>
            <w:rStyle w:val="Hyperlink"/>
          </w:rPr>
          <w:t>2.</w:t>
        </w:r>
        <w:r w:rsidR="00667261">
          <w:rPr>
            <w:rFonts w:asciiTheme="minorHAnsi" w:eastAsiaTheme="minorEastAsia" w:hAnsiTheme="minorHAnsi" w:cstheme="minorBidi"/>
            <w:b w:val="0"/>
            <w:bCs w:val="0"/>
            <w:caps w:val="0"/>
            <w:sz w:val="22"/>
            <w:szCs w:val="22"/>
          </w:rPr>
          <w:tab/>
        </w:r>
        <w:r w:rsidR="00667261" w:rsidRPr="00AD7671">
          <w:rPr>
            <w:rStyle w:val="Hyperlink"/>
          </w:rPr>
          <w:t>System environment requirement</w:t>
        </w:r>
        <w:r w:rsidR="00667261">
          <w:rPr>
            <w:webHidden/>
          </w:rPr>
          <w:tab/>
        </w:r>
        <w:r w:rsidR="00667261">
          <w:rPr>
            <w:webHidden/>
          </w:rPr>
          <w:fldChar w:fldCharType="begin"/>
        </w:r>
        <w:r w:rsidR="00667261">
          <w:rPr>
            <w:webHidden/>
          </w:rPr>
          <w:instrText xml:space="preserve"> PAGEREF _Toc407175816 \h </w:instrText>
        </w:r>
        <w:r w:rsidR="00667261">
          <w:rPr>
            <w:webHidden/>
          </w:rPr>
        </w:r>
        <w:r w:rsidR="00667261">
          <w:rPr>
            <w:webHidden/>
          </w:rPr>
          <w:fldChar w:fldCharType="separate"/>
        </w:r>
        <w:r w:rsidR="00667261">
          <w:rPr>
            <w:webHidden/>
          </w:rPr>
          <w:t>8</w:t>
        </w:r>
        <w:r w:rsidR="00667261">
          <w:rPr>
            <w:webHidden/>
          </w:rPr>
          <w:fldChar w:fldCharType="end"/>
        </w:r>
      </w:hyperlink>
    </w:p>
    <w:p w14:paraId="5BA794CE" w14:textId="77777777" w:rsidR="00667261" w:rsidRDefault="00F05A43">
      <w:pPr>
        <w:pStyle w:val="TOC2"/>
        <w:rPr>
          <w:rFonts w:asciiTheme="minorHAnsi" w:eastAsiaTheme="minorEastAsia" w:hAnsiTheme="minorHAnsi" w:cstheme="minorBidi"/>
          <w:sz w:val="22"/>
          <w:szCs w:val="22"/>
        </w:rPr>
      </w:pPr>
      <w:hyperlink w:anchor="_Toc407175817" w:history="1">
        <w:r w:rsidR="00667261" w:rsidRPr="00AD7671">
          <w:rPr>
            <w:rStyle w:val="Hyperlink"/>
          </w:rPr>
          <w:t>2.1.</w:t>
        </w:r>
        <w:r w:rsidR="00667261">
          <w:rPr>
            <w:rFonts w:asciiTheme="minorHAnsi" w:eastAsiaTheme="minorEastAsia" w:hAnsiTheme="minorHAnsi" w:cstheme="minorBidi"/>
            <w:sz w:val="22"/>
            <w:szCs w:val="22"/>
          </w:rPr>
          <w:tab/>
        </w:r>
        <w:r w:rsidR="00667261" w:rsidRPr="00AD7671">
          <w:rPr>
            <w:rStyle w:val="Hyperlink"/>
          </w:rPr>
          <w:t>Application server requirement (Server):</w:t>
        </w:r>
        <w:r w:rsidR="00667261">
          <w:rPr>
            <w:webHidden/>
          </w:rPr>
          <w:tab/>
        </w:r>
        <w:r w:rsidR="00667261">
          <w:rPr>
            <w:webHidden/>
          </w:rPr>
          <w:fldChar w:fldCharType="begin"/>
        </w:r>
        <w:r w:rsidR="00667261">
          <w:rPr>
            <w:webHidden/>
          </w:rPr>
          <w:instrText xml:space="preserve"> PAGEREF _Toc407175817 \h </w:instrText>
        </w:r>
        <w:r w:rsidR="00667261">
          <w:rPr>
            <w:webHidden/>
          </w:rPr>
        </w:r>
        <w:r w:rsidR="00667261">
          <w:rPr>
            <w:webHidden/>
          </w:rPr>
          <w:fldChar w:fldCharType="separate"/>
        </w:r>
        <w:r w:rsidR="00667261">
          <w:rPr>
            <w:webHidden/>
          </w:rPr>
          <w:t>8</w:t>
        </w:r>
        <w:r w:rsidR="00667261">
          <w:rPr>
            <w:webHidden/>
          </w:rPr>
          <w:fldChar w:fldCharType="end"/>
        </w:r>
      </w:hyperlink>
    </w:p>
    <w:p w14:paraId="47048657" w14:textId="77777777" w:rsidR="00667261" w:rsidRDefault="00F05A43">
      <w:pPr>
        <w:pStyle w:val="TOC2"/>
        <w:rPr>
          <w:rFonts w:asciiTheme="minorHAnsi" w:eastAsiaTheme="minorEastAsia" w:hAnsiTheme="minorHAnsi" w:cstheme="minorBidi"/>
          <w:sz w:val="22"/>
          <w:szCs w:val="22"/>
        </w:rPr>
      </w:pPr>
      <w:hyperlink w:anchor="_Toc407175818" w:history="1">
        <w:r w:rsidR="00667261" w:rsidRPr="00AD7671">
          <w:rPr>
            <w:rStyle w:val="Hyperlink"/>
          </w:rPr>
          <w:t>2.2.</w:t>
        </w:r>
        <w:r w:rsidR="00667261">
          <w:rPr>
            <w:rFonts w:asciiTheme="minorHAnsi" w:eastAsiaTheme="minorEastAsia" w:hAnsiTheme="minorHAnsi" w:cstheme="minorBidi"/>
            <w:sz w:val="22"/>
            <w:szCs w:val="22"/>
          </w:rPr>
          <w:tab/>
        </w:r>
        <w:r w:rsidR="00667261" w:rsidRPr="00AD7671">
          <w:rPr>
            <w:rStyle w:val="Hyperlink"/>
          </w:rPr>
          <w:t>Database server requirement:</w:t>
        </w:r>
        <w:r w:rsidR="00667261">
          <w:rPr>
            <w:webHidden/>
          </w:rPr>
          <w:tab/>
        </w:r>
        <w:r w:rsidR="00667261">
          <w:rPr>
            <w:webHidden/>
          </w:rPr>
          <w:fldChar w:fldCharType="begin"/>
        </w:r>
        <w:r w:rsidR="00667261">
          <w:rPr>
            <w:webHidden/>
          </w:rPr>
          <w:instrText xml:space="preserve"> PAGEREF _Toc407175818 \h </w:instrText>
        </w:r>
        <w:r w:rsidR="00667261">
          <w:rPr>
            <w:webHidden/>
          </w:rPr>
        </w:r>
        <w:r w:rsidR="00667261">
          <w:rPr>
            <w:webHidden/>
          </w:rPr>
          <w:fldChar w:fldCharType="separate"/>
        </w:r>
        <w:r w:rsidR="00667261">
          <w:rPr>
            <w:webHidden/>
          </w:rPr>
          <w:t>8</w:t>
        </w:r>
        <w:r w:rsidR="00667261">
          <w:rPr>
            <w:webHidden/>
          </w:rPr>
          <w:fldChar w:fldCharType="end"/>
        </w:r>
      </w:hyperlink>
    </w:p>
    <w:p w14:paraId="13A2A54E" w14:textId="77777777" w:rsidR="00667261" w:rsidRDefault="00F05A43">
      <w:pPr>
        <w:pStyle w:val="TOC2"/>
        <w:rPr>
          <w:rFonts w:asciiTheme="minorHAnsi" w:eastAsiaTheme="minorEastAsia" w:hAnsiTheme="minorHAnsi" w:cstheme="minorBidi"/>
          <w:sz w:val="22"/>
          <w:szCs w:val="22"/>
        </w:rPr>
      </w:pPr>
      <w:hyperlink w:anchor="_Toc407175819" w:history="1">
        <w:r w:rsidR="00667261" w:rsidRPr="00AD7671">
          <w:rPr>
            <w:rStyle w:val="Hyperlink"/>
          </w:rPr>
          <w:t>2.3.</w:t>
        </w:r>
        <w:r w:rsidR="00667261">
          <w:rPr>
            <w:rFonts w:asciiTheme="minorHAnsi" w:eastAsiaTheme="minorEastAsia" w:hAnsiTheme="minorHAnsi" w:cstheme="minorBidi"/>
            <w:sz w:val="22"/>
            <w:szCs w:val="22"/>
          </w:rPr>
          <w:tab/>
        </w:r>
        <w:r w:rsidR="00667261" w:rsidRPr="00AD7671">
          <w:rPr>
            <w:rStyle w:val="Hyperlink"/>
          </w:rPr>
          <w:t>Client Server (Client):</w:t>
        </w:r>
        <w:r w:rsidR="00667261">
          <w:rPr>
            <w:webHidden/>
          </w:rPr>
          <w:tab/>
        </w:r>
        <w:r w:rsidR="00667261">
          <w:rPr>
            <w:webHidden/>
          </w:rPr>
          <w:fldChar w:fldCharType="begin"/>
        </w:r>
        <w:r w:rsidR="00667261">
          <w:rPr>
            <w:webHidden/>
          </w:rPr>
          <w:instrText xml:space="preserve"> PAGEREF _Toc407175819 \h </w:instrText>
        </w:r>
        <w:r w:rsidR="00667261">
          <w:rPr>
            <w:webHidden/>
          </w:rPr>
        </w:r>
        <w:r w:rsidR="00667261">
          <w:rPr>
            <w:webHidden/>
          </w:rPr>
          <w:fldChar w:fldCharType="separate"/>
        </w:r>
        <w:r w:rsidR="00667261">
          <w:rPr>
            <w:webHidden/>
          </w:rPr>
          <w:t>8</w:t>
        </w:r>
        <w:r w:rsidR="00667261">
          <w:rPr>
            <w:webHidden/>
          </w:rPr>
          <w:fldChar w:fldCharType="end"/>
        </w:r>
      </w:hyperlink>
    </w:p>
    <w:p w14:paraId="61AC51D0" w14:textId="77777777" w:rsidR="00667261" w:rsidRDefault="00F05A43">
      <w:pPr>
        <w:pStyle w:val="TOC2"/>
        <w:rPr>
          <w:rFonts w:asciiTheme="minorHAnsi" w:eastAsiaTheme="minorEastAsia" w:hAnsiTheme="minorHAnsi" w:cstheme="minorBidi"/>
          <w:sz w:val="22"/>
          <w:szCs w:val="22"/>
        </w:rPr>
      </w:pPr>
      <w:hyperlink w:anchor="_Toc407175820" w:history="1">
        <w:r w:rsidR="00667261" w:rsidRPr="00AD7671">
          <w:rPr>
            <w:rStyle w:val="Hyperlink"/>
          </w:rPr>
          <w:t>2.4.</w:t>
        </w:r>
        <w:r w:rsidR="00667261">
          <w:rPr>
            <w:rFonts w:asciiTheme="minorHAnsi" w:eastAsiaTheme="minorEastAsia" w:hAnsiTheme="minorHAnsi" w:cstheme="minorBidi"/>
            <w:sz w:val="22"/>
            <w:szCs w:val="22"/>
          </w:rPr>
          <w:tab/>
        </w:r>
        <w:r w:rsidR="00667261" w:rsidRPr="00AD7671">
          <w:rPr>
            <w:rStyle w:val="Hyperlink"/>
          </w:rPr>
          <w:t>Communication environment:</w:t>
        </w:r>
        <w:r w:rsidR="00667261">
          <w:rPr>
            <w:webHidden/>
          </w:rPr>
          <w:tab/>
        </w:r>
        <w:r w:rsidR="00667261">
          <w:rPr>
            <w:webHidden/>
          </w:rPr>
          <w:fldChar w:fldCharType="begin"/>
        </w:r>
        <w:r w:rsidR="00667261">
          <w:rPr>
            <w:webHidden/>
          </w:rPr>
          <w:instrText xml:space="preserve"> PAGEREF _Toc407175820 \h </w:instrText>
        </w:r>
        <w:r w:rsidR="00667261">
          <w:rPr>
            <w:webHidden/>
          </w:rPr>
        </w:r>
        <w:r w:rsidR="00667261">
          <w:rPr>
            <w:webHidden/>
          </w:rPr>
          <w:fldChar w:fldCharType="separate"/>
        </w:r>
        <w:r w:rsidR="00667261">
          <w:rPr>
            <w:webHidden/>
          </w:rPr>
          <w:t>8</w:t>
        </w:r>
        <w:r w:rsidR="00667261">
          <w:rPr>
            <w:webHidden/>
          </w:rPr>
          <w:fldChar w:fldCharType="end"/>
        </w:r>
      </w:hyperlink>
    </w:p>
    <w:p w14:paraId="2ACB8669" w14:textId="77777777" w:rsidR="00667261" w:rsidRDefault="00F05A43">
      <w:pPr>
        <w:pStyle w:val="TOC1"/>
        <w:rPr>
          <w:rFonts w:asciiTheme="minorHAnsi" w:eastAsiaTheme="minorEastAsia" w:hAnsiTheme="minorHAnsi" w:cstheme="minorBidi"/>
          <w:b w:val="0"/>
          <w:bCs w:val="0"/>
          <w:caps w:val="0"/>
          <w:sz w:val="22"/>
          <w:szCs w:val="22"/>
        </w:rPr>
      </w:pPr>
      <w:hyperlink w:anchor="_Toc407175821" w:history="1">
        <w:r w:rsidR="00667261" w:rsidRPr="00AD7671">
          <w:rPr>
            <w:rStyle w:val="Hyperlink"/>
          </w:rPr>
          <w:t>3.</w:t>
        </w:r>
        <w:r w:rsidR="00667261">
          <w:rPr>
            <w:rFonts w:asciiTheme="minorHAnsi" w:eastAsiaTheme="minorEastAsia" w:hAnsiTheme="minorHAnsi" w:cstheme="minorBidi"/>
            <w:b w:val="0"/>
            <w:bCs w:val="0"/>
            <w:caps w:val="0"/>
            <w:sz w:val="22"/>
            <w:szCs w:val="22"/>
          </w:rPr>
          <w:tab/>
        </w:r>
        <w:r w:rsidR="00667261" w:rsidRPr="00AD7671">
          <w:rPr>
            <w:rStyle w:val="Hyperlink"/>
          </w:rPr>
          <w:t>INSTALLATION STEPS</w:t>
        </w:r>
        <w:r w:rsidR="00667261">
          <w:rPr>
            <w:webHidden/>
          </w:rPr>
          <w:tab/>
        </w:r>
        <w:r w:rsidR="00667261">
          <w:rPr>
            <w:webHidden/>
          </w:rPr>
          <w:fldChar w:fldCharType="begin"/>
        </w:r>
        <w:r w:rsidR="00667261">
          <w:rPr>
            <w:webHidden/>
          </w:rPr>
          <w:instrText xml:space="preserve"> PAGEREF _Toc407175821 \h </w:instrText>
        </w:r>
        <w:r w:rsidR="00667261">
          <w:rPr>
            <w:webHidden/>
          </w:rPr>
        </w:r>
        <w:r w:rsidR="00667261">
          <w:rPr>
            <w:webHidden/>
          </w:rPr>
          <w:fldChar w:fldCharType="separate"/>
        </w:r>
        <w:r w:rsidR="00667261">
          <w:rPr>
            <w:webHidden/>
          </w:rPr>
          <w:t>9</w:t>
        </w:r>
        <w:r w:rsidR="00667261">
          <w:rPr>
            <w:webHidden/>
          </w:rPr>
          <w:fldChar w:fldCharType="end"/>
        </w:r>
      </w:hyperlink>
    </w:p>
    <w:p w14:paraId="5CF0288F" w14:textId="70A8CD56" w:rsidR="00667261" w:rsidRDefault="00F05A43">
      <w:pPr>
        <w:pStyle w:val="TOC2"/>
        <w:rPr>
          <w:rFonts w:asciiTheme="minorHAnsi" w:eastAsiaTheme="minorEastAsia" w:hAnsiTheme="minorHAnsi" w:cstheme="minorBidi"/>
          <w:sz w:val="22"/>
          <w:szCs w:val="22"/>
        </w:rPr>
      </w:pPr>
      <w:r>
        <w:rPr>
          <w:rStyle w:val="Hyperlink"/>
        </w:rPr>
        <w:fldChar w:fldCharType="begin"/>
      </w:r>
      <w:r>
        <w:rPr>
          <w:rStyle w:val="Hyperlink"/>
        </w:rPr>
        <w:instrText xml:space="preserve"> HYPERLINK \l "_Toc407175822" </w:instrText>
      </w:r>
      <w:r>
        <w:rPr>
          <w:rStyle w:val="Hyperlink"/>
        </w:rPr>
        <w:fldChar w:fldCharType="separate"/>
      </w:r>
      <w:r w:rsidR="00667261" w:rsidRPr="00AD7671">
        <w:rPr>
          <w:rStyle w:val="Hyperlink"/>
        </w:rPr>
        <w:t>3.1.</w:t>
      </w:r>
      <w:r w:rsidR="00667261">
        <w:rPr>
          <w:rFonts w:asciiTheme="minorHAnsi" w:eastAsiaTheme="minorEastAsia" w:hAnsiTheme="minorHAnsi" w:cstheme="minorBidi"/>
          <w:sz w:val="22"/>
          <w:szCs w:val="22"/>
        </w:rPr>
        <w:tab/>
      </w:r>
      <w:r w:rsidR="00667261" w:rsidRPr="00AD7671">
        <w:rPr>
          <w:rStyle w:val="Hyperlink"/>
        </w:rPr>
        <w:t xml:space="preserve">Installation steps of Sip Proxy </w:t>
      </w:r>
      <w:del w:id="13" w:author="Christian Andre Palomino Solis" w:date="2020-12-10T17:28:00Z">
        <w:r w:rsidR="00667261" w:rsidRPr="00AD7671" w:rsidDel="00F56327">
          <w:rPr>
            <w:rStyle w:val="Hyperlink"/>
          </w:rPr>
          <w:delText>KAMAILIO</w:delText>
        </w:r>
      </w:del>
      <w:ins w:id="14" w:author="Christian Andre Palomino Solis" w:date="2020-12-10T17:28:00Z">
        <w:r w:rsidR="00F56327">
          <w:rPr>
            <w:rStyle w:val="Hyperlink"/>
          </w:rPr>
          <w:t>XXXXXX</w:t>
        </w:r>
      </w:ins>
      <w:r w:rsidR="00667261">
        <w:rPr>
          <w:webHidden/>
        </w:rPr>
        <w:tab/>
      </w:r>
      <w:r w:rsidR="00667261">
        <w:rPr>
          <w:webHidden/>
        </w:rPr>
        <w:fldChar w:fldCharType="begin"/>
      </w:r>
      <w:r w:rsidR="00667261">
        <w:rPr>
          <w:webHidden/>
        </w:rPr>
        <w:instrText xml:space="preserve"> PAGEREF _Toc407175822 \h </w:instrText>
      </w:r>
      <w:r w:rsidR="00667261">
        <w:rPr>
          <w:webHidden/>
        </w:rPr>
      </w:r>
      <w:r w:rsidR="00667261">
        <w:rPr>
          <w:webHidden/>
        </w:rPr>
        <w:fldChar w:fldCharType="separate"/>
      </w:r>
      <w:r w:rsidR="00667261">
        <w:rPr>
          <w:webHidden/>
        </w:rPr>
        <w:t>9</w:t>
      </w:r>
      <w:r w:rsidR="00667261">
        <w:rPr>
          <w:webHidden/>
        </w:rPr>
        <w:fldChar w:fldCharType="end"/>
      </w:r>
      <w:r>
        <w:fldChar w:fldCharType="end"/>
      </w:r>
    </w:p>
    <w:p w14:paraId="0450DB8E" w14:textId="77777777" w:rsidR="00667261" w:rsidRDefault="00F05A43">
      <w:pPr>
        <w:pStyle w:val="TOC3"/>
        <w:tabs>
          <w:tab w:val="left" w:pos="1200"/>
        </w:tabs>
        <w:rPr>
          <w:rFonts w:asciiTheme="minorHAnsi" w:eastAsiaTheme="minorEastAsia" w:hAnsiTheme="minorHAnsi" w:cstheme="minorBidi"/>
          <w:i w:val="0"/>
          <w:iCs w:val="0"/>
          <w:noProof/>
          <w:sz w:val="22"/>
          <w:szCs w:val="22"/>
        </w:rPr>
      </w:pPr>
      <w:hyperlink w:anchor="_Toc407175823" w:history="1">
        <w:r w:rsidR="00667261" w:rsidRPr="00AD7671">
          <w:rPr>
            <w:rStyle w:val="Hyperlink"/>
            <w:noProof/>
          </w:rPr>
          <w:t>3.1.1.</w:t>
        </w:r>
        <w:r w:rsidR="00667261">
          <w:rPr>
            <w:rFonts w:asciiTheme="minorHAnsi" w:eastAsiaTheme="minorEastAsia" w:hAnsiTheme="minorHAnsi" w:cstheme="minorBidi"/>
            <w:i w:val="0"/>
            <w:iCs w:val="0"/>
            <w:noProof/>
            <w:sz w:val="22"/>
            <w:szCs w:val="22"/>
          </w:rPr>
          <w:tab/>
        </w:r>
        <w:r w:rsidR="00667261" w:rsidRPr="00AD7671">
          <w:rPr>
            <w:rStyle w:val="Hyperlink"/>
            <w:noProof/>
          </w:rPr>
          <w:t>Server steup:</w:t>
        </w:r>
        <w:r w:rsidR="00667261">
          <w:rPr>
            <w:noProof/>
            <w:webHidden/>
          </w:rPr>
          <w:tab/>
        </w:r>
        <w:r w:rsidR="00667261">
          <w:rPr>
            <w:noProof/>
            <w:webHidden/>
          </w:rPr>
          <w:fldChar w:fldCharType="begin"/>
        </w:r>
        <w:r w:rsidR="00667261">
          <w:rPr>
            <w:noProof/>
            <w:webHidden/>
          </w:rPr>
          <w:instrText xml:space="preserve"> PAGEREF _Toc407175823 \h </w:instrText>
        </w:r>
        <w:r w:rsidR="00667261">
          <w:rPr>
            <w:noProof/>
            <w:webHidden/>
          </w:rPr>
        </w:r>
        <w:r w:rsidR="00667261">
          <w:rPr>
            <w:noProof/>
            <w:webHidden/>
          </w:rPr>
          <w:fldChar w:fldCharType="separate"/>
        </w:r>
        <w:r w:rsidR="00667261">
          <w:rPr>
            <w:noProof/>
            <w:webHidden/>
          </w:rPr>
          <w:t>9</w:t>
        </w:r>
        <w:r w:rsidR="00667261">
          <w:rPr>
            <w:noProof/>
            <w:webHidden/>
          </w:rPr>
          <w:fldChar w:fldCharType="end"/>
        </w:r>
      </w:hyperlink>
    </w:p>
    <w:p w14:paraId="2D0395C1"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24" w:history="1">
        <w:r w:rsidR="00667261" w:rsidRPr="00AD7671">
          <w:rPr>
            <w:rStyle w:val="Hyperlink"/>
            <w:noProof/>
          </w:rPr>
          <w:t>3.1.1.1.</w:t>
        </w:r>
        <w:r w:rsidR="00667261">
          <w:rPr>
            <w:rFonts w:asciiTheme="minorHAnsi" w:eastAsiaTheme="minorEastAsia" w:hAnsiTheme="minorHAnsi" w:cstheme="minorBidi"/>
            <w:i w:val="0"/>
            <w:iCs w:val="0"/>
            <w:noProof/>
            <w:sz w:val="22"/>
            <w:szCs w:val="22"/>
          </w:rPr>
          <w:tab/>
        </w:r>
        <w:r w:rsidR="00667261" w:rsidRPr="00AD7671">
          <w:rPr>
            <w:rStyle w:val="Hyperlink"/>
            <w:noProof/>
          </w:rPr>
          <w:t>Summary:</w:t>
        </w:r>
        <w:r w:rsidR="00667261">
          <w:rPr>
            <w:noProof/>
            <w:webHidden/>
          </w:rPr>
          <w:tab/>
        </w:r>
        <w:r w:rsidR="00667261">
          <w:rPr>
            <w:noProof/>
            <w:webHidden/>
          </w:rPr>
          <w:fldChar w:fldCharType="begin"/>
        </w:r>
        <w:r w:rsidR="00667261">
          <w:rPr>
            <w:noProof/>
            <w:webHidden/>
          </w:rPr>
          <w:instrText xml:space="preserve"> PAGEREF _Toc407175824 \h </w:instrText>
        </w:r>
        <w:r w:rsidR="00667261">
          <w:rPr>
            <w:noProof/>
            <w:webHidden/>
          </w:rPr>
        </w:r>
        <w:r w:rsidR="00667261">
          <w:rPr>
            <w:noProof/>
            <w:webHidden/>
          </w:rPr>
          <w:fldChar w:fldCharType="separate"/>
        </w:r>
        <w:r w:rsidR="00667261">
          <w:rPr>
            <w:noProof/>
            <w:webHidden/>
          </w:rPr>
          <w:t>9</w:t>
        </w:r>
        <w:r w:rsidR="00667261">
          <w:rPr>
            <w:noProof/>
            <w:webHidden/>
          </w:rPr>
          <w:fldChar w:fldCharType="end"/>
        </w:r>
      </w:hyperlink>
    </w:p>
    <w:p w14:paraId="7D94C54E"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25" w:history="1">
        <w:r w:rsidR="00667261" w:rsidRPr="00AD7671">
          <w:rPr>
            <w:rStyle w:val="Hyperlink"/>
            <w:noProof/>
          </w:rPr>
          <w:t>3.1.1.2.</w:t>
        </w:r>
        <w:r w:rsidR="00667261">
          <w:rPr>
            <w:rFonts w:asciiTheme="minorHAnsi" w:eastAsiaTheme="minorEastAsia" w:hAnsiTheme="minorHAnsi" w:cstheme="minorBidi"/>
            <w:i w:val="0"/>
            <w:iCs w:val="0"/>
            <w:noProof/>
            <w:sz w:val="22"/>
            <w:szCs w:val="22"/>
          </w:rPr>
          <w:tab/>
        </w:r>
        <w:r w:rsidR="00667261" w:rsidRPr="00AD7671">
          <w:rPr>
            <w:rStyle w:val="Hyperlink"/>
            <w:noProof/>
          </w:rPr>
          <w:t>Installation details:</w:t>
        </w:r>
        <w:r w:rsidR="00667261">
          <w:rPr>
            <w:noProof/>
            <w:webHidden/>
          </w:rPr>
          <w:tab/>
        </w:r>
        <w:r w:rsidR="00667261">
          <w:rPr>
            <w:noProof/>
            <w:webHidden/>
          </w:rPr>
          <w:fldChar w:fldCharType="begin"/>
        </w:r>
        <w:r w:rsidR="00667261">
          <w:rPr>
            <w:noProof/>
            <w:webHidden/>
          </w:rPr>
          <w:instrText xml:space="preserve"> PAGEREF _Toc407175825 \h </w:instrText>
        </w:r>
        <w:r w:rsidR="00667261">
          <w:rPr>
            <w:noProof/>
            <w:webHidden/>
          </w:rPr>
        </w:r>
        <w:r w:rsidR="00667261">
          <w:rPr>
            <w:noProof/>
            <w:webHidden/>
          </w:rPr>
          <w:fldChar w:fldCharType="separate"/>
        </w:r>
        <w:r w:rsidR="00667261">
          <w:rPr>
            <w:noProof/>
            <w:webHidden/>
          </w:rPr>
          <w:t>9</w:t>
        </w:r>
        <w:r w:rsidR="00667261">
          <w:rPr>
            <w:noProof/>
            <w:webHidden/>
          </w:rPr>
          <w:fldChar w:fldCharType="end"/>
        </w:r>
      </w:hyperlink>
    </w:p>
    <w:p w14:paraId="4F624A61"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26" w:history="1">
        <w:r w:rsidR="00667261" w:rsidRPr="00AD7671">
          <w:rPr>
            <w:rStyle w:val="Hyperlink"/>
            <w:noProof/>
          </w:rPr>
          <w:t>3.1.1.3.</w:t>
        </w:r>
        <w:r w:rsidR="00667261">
          <w:rPr>
            <w:rFonts w:asciiTheme="minorHAnsi" w:eastAsiaTheme="minorEastAsia" w:hAnsiTheme="minorHAnsi" w:cstheme="minorBidi"/>
            <w:i w:val="0"/>
            <w:iCs w:val="0"/>
            <w:noProof/>
            <w:sz w:val="22"/>
            <w:szCs w:val="22"/>
          </w:rPr>
          <w:tab/>
        </w:r>
        <w:r w:rsidR="00667261" w:rsidRPr="00AD7671">
          <w:rPr>
            <w:rStyle w:val="Hyperlink"/>
            <w:noProof/>
          </w:rPr>
          <w:t>System configuration:</w:t>
        </w:r>
        <w:r w:rsidR="00667261">
          <w:rPr>
            <w:noProof/>
            <w:webHidden/>
          </w:rPr>
          <w:tab/>
        </w:r>
        <w:r w:rsidR="00667261">
          <w:rPr>
            <w:noProof/>
            <w:webHidden/>
          </w:rPr>
          <w:fldChar w:fldCharType="begin"/>
        </w:r>
        <w:r w:rsidR="00667261">
          <w:rPr>
            <w:noProof/>
            <w:webHidden/>
          </w:rPr>
          <w:instrText xml:space="preserve"> PAGEREF _Toc407175826 \h </w:instrText>
        </w:r>
        <w:r w:rsidR="00667261">
          <w:rPr>
            <w:noProof/>
            <w:webHidden/>
          </w:rPr>
        </w:r>
        <w:r w:rsidR="00667261">
          <w:rPr>
            <w:noProof/>
            <w:webHidden/>
          </w:rPr>
          <w:fldChar w:fldCharType="separate"/>
        </w:r>
        <w:r w:rsidR="00667261">
          <w:rPr>
            <w:noProof/>
            <w:webHidden/>
          </w:rPr>
          <w:t>11</w:t>
        </w:r>
        <w:r w:rsidR="00667261">
          <w:rPr>
            <w:noProof/>
            <w:webHidden/>
          </w:rPr>
          <w:fldChar w:fldCharType="end"/>
        </w:r>
      </w:hyperlink>
    </w:p>
    <w:p w14:paraId="08CC4D9F" w14:textId="77777777" w:rsidR="00667261" w:rsidRDefault="00F05A43">
      <w:pPr>
        <w:pStyle w:val="TOC3"/>
        <w:tabs>
          <w:tab w:val="left" w:pos="1200"/>
        </w:tabs>
        <w:rPr>
          <w:rFonts w:asciiTheme="minorHAnsi" w:eastAsiaTheme="minorEastAsia" w:hAnsiTheme="minorHAnsi" w:cstheme="minorBidi"/>
          <w:i w:val="0"/>
          <w:iCs w:val="0"/>
          <w:noProof/>
          <w:sz w:val="22"/>
          <w:szCs w:val="22"/>
        </w:rPr>
      </w:pPr>
      <w:hyperlink w:anchor="_Toc407175827" w:history="1">
        <w:r w:rsidR="00667261" w:rsidRPr="00AD7671">
          <w:rPr>
            <w:rStyle w:val="Hyperlink"/>
            <w:noProof/>
          </w:rPr>
          <w:t>3.1.2.</w:t>
        </w:r>
        <w:r w:rsidR="00667261">
          <w:rPr>
            <w:rFonts w:asciiTheme="minorHAnsi" w:eastAsiaTheme="minorEastAsia" w:hAnsiTheme="minorHAnsi" w:cstheme="minorBidi"/>
            <w:i w:val="0"/>
            <w:iCs w:val="0"/>
            <w:noProof/>
            <w:sz w:val="22"/>
            <w:szCs w:val="22"/>
          </w:rPr>
          <w:tab/>
        </w:r>
        <w:r w:rsidR="00667261" w:rsidRPr="00AD7671">
          <w:rPr>
            <w:rStyle w:val="Hyperlink"/>
            <w:noProof/>
          </w:rPr>
          <w:t>Client setup:</w:t>
        </w:r>
        <w:r w:rsidR="00667261">
          <w:rPr>
            <w:noProof/>
            <w:webHidden/>
          </w:rPr>
          <w:tab/>
        </w:r>
        <w:r w:rsidR="00667261">
          <w:rPr>
            <w:noProof/>
            <w:webHidden/>
          </w:rPr>
          <w:fldChar w:fldCharType="begin"/>
        </w:r>
        <w:r w:rsidR="00667261">
          <w:rPr>
            <w:noProof/>
            <w:webHidden/>
          </w:rPr>
          <w:instrText xml:space="preserve"> PAGEREF _Toc407175827 \h </w:instrText>
        </w:r>
        <w:r w:rsidR="00667261">
          <w:rPr>
            <w:noProof/>
            <w:webHidden/>
          </w:rPr>
        </w:r>
        <w:r w:rsidR="00667261">
          <w:rPr>
            <w:noProof/>
            <w:webHidden/>
          </w:rPr>
          <w:fldChar w:fldCharType="separate"/>
        </w:r>
        <w:r w:rsidR="00667261">
          <w:rPr>
            <w:noProof/>
            <w:webHidden/>
          </w:rPr>
          <w:t>11</w:t>
        </w:r>
        <w:r w:rsidR="00667261">
          <w:rPr>
            <w:noProof/>
            <w:webHidden/>
          </w:rPr>
          <w:fldChar w:fldCharType="end"/>
        </w:r>
      </w:hyperlink>
    </w:p>
    <w:p w14:paraId="20CA9332" w14:textId="4EB53A37" w:rsidR="00667261" w:rsidRDefault="00F05A43">
      <w:pPr>
        <w:pStyle w:val="TOC2"/>
        <w:rPr>
          <w:rFonts w:asciiTheme="minorHAnsi" w:eastAsiaTheme="minorEastAsia" w:hAnsiTheme="minorHAnsi" w:cstheme="minorBidi"/>
          <w:sz w:val="22"/>
          <w:szCs w:val="22"/>
        </w:rPr>
      </w:pPr>
      <w:r>
        <w:rPr>
          <w:rStyle w:val="Hyperlink"/>
        </w:rPr>
        <w:fldChar w:fldCharType="begin"/>
      </w:r>
      <w:r>
        <w:rPr>
          <w:rStyle w:val="Hyperlink"/>
        </w:rPr>
        <w:instrText xml:space="preserve"> HYPERLINK \l "_Toc407175828" </w:instrText>
      </w:r>
      <w:r>
        <w:rPr>
          <w:rStyle w:val="Hyperlink"/>
        </w:rPr>
        <w:fldChar w:fldCharType="separate"/>
      </w:r>
      <w:r w:rsidR="00667261" w:rsidRPr="00AD7671">
        <w:rPr>
          <w:rStyle w:val="Hyperlink"/>
        </w:rPr>
        <w:t>3.2.</w:t>
      </w:r>
      <w:r w:rsidR="00667261">
        <w:rPr>
          <w:rFonts w:asciiTheme="minorHAnsi" w:eastAsiaTheme="minorEastAsia" w:hAnsiTheme="minorHAnsi" w:cstheme="minorBidi"/>
          <w:sz w:val="22"/>
          <w:szCs w:val="22"/>
        </w:rPr>
        <w:tab/>
      </w:r>
      <w:r w:rsidR="00667261" w:rsidRPr="00AD7671">
        <w:rPr>
          <w:rStyle w:val="Hyperlink"/>
        </w:rPr>
        <w:t xml:space="preserve">Installation of </w:t>
      </w:r>
      <w:del w:id="15" w:author="Christian Andre Palomino Solis" w:date="2020-12-10T17:28:00Z">
        <w:r w:rsidR="00667261" w:rsidRPr="00AD7671" w:rsidDel="00F56327">
          <w:rPr>
            <w:rStyle w:val="Hyperlink"/>
          </w:rPr>
          <w:delText>MEDIA SERVER</w:delText>
        </w:r>
      </w:del>
      <w:ins w:id="16" w:author="Christian Andre Palomino Solis" w:date="2020-12-10T17:28:00Z">
        <w:r w:rsidR="00F56327">
          <w:rPr>
            <w:rStyle w:val="Hyperlink"/>
          </w:rPr>
          <w:t>XXXXXXXXXXX</w:t>
        </w:r>
      </w:ins>
      <w:r w:rsidR="00667261">
        <w:rPr>
          <w:webHidden/>
        </w:rPr>
        <w:tab/>
      </w:r>
      <w:r w:rsidR="00667261">
        <w:rPr>
          <w:webHidden/>
        </w:rPr>
        <w:fldChar w:fldCharType="begin"/>
      </w:r>
      <w:r w:rsidR="00667261">
        <w:rPr>
          <w:webHidden/>
        </w:rPr>
        <w:instrText xml:space="preserve"> PAGEREF _Toc407175828 \h </w:instrText>
      </w:r>
      <w:r w:rsidR="00667261">
        <w:rPr>
          <w:webHidden/>
        </w:rPr>
      </w:r>
      <w:r w:rsidR="00667261">
        <w:rPr>
          <w:webHidden/>
        </w:rPr>
        <w:fldChar w:fldCharType="separate"/>
      </w:r>
      <w:r w:rsidR="00667261">
        <w:rPr>
          <w:webHidden/>
        </w:rPr>
        <w:t>11</w:t>
      </w:r>
      <w:r w:rsidR="00667261">
        <w:rPr>
          <w:webHidden/>
        </w:rPr>
        <w:fldChar w:fldCharType="end"/>
      </w:r>
      <w:r>
        <w:fldChar w:fldCharType="end"/>
      </w:r>
    </w:p>
    <w:p w14:paraId="167DB51E" w14:textId="77777777" w:rsidR="00667261" w:rsidRDefault="00F05A43">
      <w:pPr>
        <w:pStyle w:val="TOC3"/>
        <w:tabs>
          <w:tab w:val="left" w:pos="1200"/>
        </w:tabs>
        <w:rPr>
          <w:rFonts w:asciiTheme="minorHAnsi" w:eastAsiaTheme="minorEastAsia" w:hAnsiTheme="minorHAnsi" w:cstheme="minorBidi"/>
          <w:i w:val="0"/>
          <w:iCs w:val="0"/>
          <w:noProof/>
          <w:sz w:val="22"/>
          <w:szCs w:val="22"/>
        </w:rPr>
      </w:pPr>
      <w:hyperlink w:anchor="_Toc407175829" w:history="1">
        <w:r w:rsidR="00667261" w:rsidRPr="00AD7671">
          <w:rPr>
            <w:rStyle w:val="Hyperlink"/>
            <w:noProof/>
          </w:rPr>
          <w:t>3.2.1.</w:t>
        </w:r>
        <w:r w:rsidR="00667261">
          <w:rPr>
            <w:rFonts w:asciiTheme="minorHAnsi" w:eastAsiaTheme="minorEastAsia" w:hAnsiTheme="minorHAnsi" w:cstheme="minorBidi"/>
            <w:i w:val="0"/>
            <w:iCs w:val="0"/>
            <w:noProof/>
            <w:sz w:val="22"/>
            <w:szCs w:val="22"/>
          </w:rPr>
          <w:tab/>
        </w:r>
        <w:r w:rsidR="00667261" w:rsidRPr="00AD7671">
          <w:rPr>
            <w:rStyle w:val="Hyperlink"/>
            <w:noProof/>
          </w:rPr>
          <w:t>Server setup:</w:t>
        </w:r>
        <w:r w:rsidR="00667261">
          <w:rPr>
            <w:noProof/>
            <w:webHidden/>
          </w:rPr>
          <w:tab/>
        </w:r>
        <w:r w:rsidR="00667261">
          <w:rPr>
            <w:noProof/>
            <w:webHidden/>
          </w:rPr>
          <w:fldChar w:fldCharType="begin"/>
        </w:r>
        <w:r w:rsidR="00667261">
          <w:rPr>
            <w:noProof/>
            <w:webHidden/>
          </w:rPr>
          <w:instrText xml:space="preserve"> PAGEREF _Toc407175829 \h </w:instrText>
        </w:r>
        <w:r w:rsidR="00667261">
          <w:rPr>
            <w:noProof/>
            <w:webHidden/>
          </w:rPr>
        </w:r>
        <w:r w:rsidR="00667261">
          <w:rPr>
            <w:noProof/>
            <w:webHidden/>
          </w:rPr>
          <w:fldChar w:fldCharType="separate"/>
        </w:r>
        <w:r w:rsidR="00667261">
          <w:rPr>
            <w:noProof/>
            <w:webHidden/>
          </w:rPr>
          <w:t>11</w:t>
        </w:r>
        <w:r w:rsidR="00667261">
          <w:rPr>
            <w:noProof/>
            <w:webHidden/>
          </w:rPr>
          <w:fldChar w:fldCharType="end"/>
        </w:r>
      </w:hyperlink>
    </w:p>
    <w:p w14:paraId="6F99EC1B"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30" w:history="1">
        <w:r w:rsidR="00667261" w:rsidRPr="00AD7671">
          <w:rPr>
            <w:rStyle w:val="Hyperlink"/>
            <w:noProof/>
          </w:rPr>
          <w:t>3.2.1.1.</w:t>
        </w:r>
        <w:r w:rsidR="00667261">
          <w:rPr>
            <w:rFonts w:asciiTheme="minorHAnsi" w:eastAsiaTheme="minorEastAsia" w:hAnsiTheme="minorHAnsi" w:cstheme="minorBidi"/>
            <w:i w:val="0"/>
            <w:iCs w:val="0"/>
            <w:noProof/>
            <w:sz w:val="22"/>
            <w:szCs w:val="22"/>
          </w:rPr>
          <w:tab/>
        </w:r>
        <w:r w:rsidR="00667261" w:rsidRPr="00AD7671">
          <w:rPr>
            <w:rStyle w:val="Hyperlink"/>
            <w:noProof/>
          </w:rPr>
          <w:t>Summary:</w:t>
        </w:r>
        <w:r w:rsidR="00667261">
          <w:rPr>
            <w:noProof/>
            <w:webHidden/>
          </w:rPr>
          <w:tab/>
        </w:r>
        <w:r w:rsidR="00667261">
          <w:rPr>
            <w:noProof/>
            <w:webHidden/>
          </w:rPr>
          <w:fldChar w:fldCharType="begin"/>
        </w:r>
        <w:r w:rsidR="00667261">
          <w:rPr>
            <w:noProof/>
            <w:webHidden/>
          </w:rPr>
          <w:instrText xml:space="preserve"> PAGEREF _Toc407175830 \h </w:instrText>
        </w:r>
        <w:r w:rsidR="00667261">
          <w:rPr>
            <w:noProof/>
            <w:webHidden/>
          </w:rPr>
        </w:r>
        <w:r w:rsidR="00667261">
          <w:rPr>
            <w:noProof/>
            <w:webHidden/>
          </w:rPr>
          <w:fldChar w:fldCharType="separate"/>
        </w:r>
        <w:r w:rsidR="00667261">
          <w:rPr>
            <w:noProof/>
            <w:webHidden/>
          </w:rPr>
          <w:t>11</w:t>
        </w:r>
        <w:r w:rsidR="00667261">
          <w:rPr>
            <w:noProof/>
            <w:webHidden/>
          </w:rPr>
          <w:fldChar w:fldCharType="end"/>
        </w:r>
      </w:hyperlink>
    </w:p>
    <w:p w14:paraId="7F03A817"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31" w:history="1">
        <w:r w:rsidR="00667261" w:rsidRPr="00AD7671">
          <w:rPr>
            <w:rStyle w:val="Hyperlink"/>
            <w:noProof/>
          </w:rPr>
          <w:t>3.2.1.2.</w:t>
        </w:r>
        <w:r w:rsidR="00667261">
          <w:rPr>
            <w:rFonts w:asciiTheme="minorHAnsi" w:eastAsiaTheme="minorEastAsia" w:hAnsiTheme="minorHAnsi" w:cstheme="minorBidi"/>
            <w:i w:val="0"/>
            <w:iCs w:val="0"/>
            <w:noProof/>
            <w:sz w:val="22"/>
            <w:szCs w:val="22"/>
          </w:rPr>
          <w:tab/>
        </w:r>
        <w:r w:rsidR="00667261" w:rsidRPr="00AD7671">
          <w:rPr>
            <w:rStyle w:val="Hyperlink"/>
            <w:noProof/>
          </w:rPr>
          <w:t>Installation details:</w:t>
        </w:r>
        <w:r w:rsidR="00667261">
          <w:rPr>
            <w:noProof/>
            <w:webHidden/>
          </w:rPr>
          <w:tab/>
        </w:r>
        <w:r w:rsidR="00667261">
          <w:rPr>
            <w:noProof/>
            <w:webHidden/>
          </w:rPr>
          <w:fldChar w:fldCharType="begin"/>
        </w:r>
        <w:r w:rsidR="00667261">
          <w:rPr>
            <w:noProof/>
            <w:webHidden/>
          </w:rPr>
          <w:instrText xml:space="preserve"> PAGEREF _Toc407175831 \h </w:instrText>
        </w:r>
        <w:r w:rsidR="00667261">
          <w:rPr>
            <w:noProof/>
            <w:webHidden/>
          </w:rPr>
        </w:r>
        <w:r w:rsidR="00667261">
          <w:rPr>
            <w:noProof/>
            <w:webHidden/>
          </w:rPr>
          <w:fldChar w:fldCharType="separate"/>
        </w:r>
        <w:r w:rsidR="00667261">
          <w:rPr>
            <w:noProof/>
            <w:webHidden/>
          </w:rPr>
          <w:t>11</w:t>
        </w:r>
        <w:r w:rsidR="00667261">
          <w:rPr>
            <w:noProof/>
            <w:webHidden/>
          </w:rPr>
          <w:fldChar w:fldCharType="end"/>
        </w:r>
      </w:hyperlink>
    </w:p>
    <w:p w14:paraId="4A5463EE"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32" w:history="1">
        <w:r w:rsidR="00667261" w:rsidRPr="00AD7671">
          <w:rPr>
            <w:rStyle w:val="Hyperlink"/>
            <w:noProof/>
          </w:rPr>
          <w:t>3.2.1.3.</w:t>
        </w:r>
        <w:r w:rsidR="00667261">
          <w:rPr>
            <w:rFonts w:asciiTheme="minorHAnsi" w:eastAsiaTheme="minorEastAsia" w:hAnsiTheme="minorHAnsi" w:cstheme="minorBidi"/>
            <w:i w:val="0"/>
            <w:iCs w:val="0"/>
            <w:noProof/>
            <w:sz w:val="22"/>
            <w:szCs w:val="22"/>
          </w:rPr>
          <w:tab/>
        </w:r>
        <w:r w:rsidR="00667261" w:rsidRPr="00AD7671">
          <w:rPr>
            <w:rStyle w:val="Hyperlink"/>
            <w:noProof/>
          </w:rPr>
          <w:t>System configuration:</w:t>
        </w:r>
        <w:r w:rsidR="00667261">
          <w:rPr>
            <w:noProof/>
            <w:webHidden/>
          </w:rPr>
          <w:tab/>
        </w:r>
        <w:r w:rsidR="00667261">
          <w:rPr>
            <w:noProof/>
            <w:webHidden/>
          </w:rPr>
          <w:fldChar w:fldCharType="begin"/>
        </w:r>
        <w:r w:rsidR="00667261">
          <w:rPr>
            <w:noProof/>
            <w:webHidden/>
          </w:rPr>
          <w:instrText xml:space="preserve"> PAGEREF _Toc407175832 \h </w:instrText>
        </w:r>
        <w:r w:rsidR="00667261">
          <w:rPr>
            <w:noProof/>
            <w:webHidden/>
          </w:rPr>
        </w:r>
        <w:r w:rsidR="00667261">
          <w:rPr>
            <w:noProof/>
            <w:webHidden/>
          </w:rPr>
          <w:fldChar w:fldCharType="separate"/>
        </w:r>
        <w:r w:rsidR="00667261">
          <w:rPr>
            <w:noProof/>
            <w:webHidden/>
          </w:rPr>
          <w:t>12</w:t>
        </w:r>
        <w:r w:rsidR="00667261">
          <w:rPr>
            <w:noProof/>
            <w:webHidden/>
          </w:rPr>
          <w:fldChar w:fldCharType="end"/>
        </w:r>
      </w:hyperlink>
    </w:p>
    <w:p w14:paraId="228A78C1" w14:textId="77777777" w:rsidR="00667261" w:rsidRDefault="00F05A43">
      <w:pPr>
        <w:pStyle w:val="TOC3"/>
        <w:tabs>
          <w:tab w:val="left" w:pos="1200"/>
        </w:tabs>
        <w:rPr>
          <w:rFonts w:asciiTheme="minorHAnsi" w:eastAsiaTheme="minorEastAsia" w:hAnsiTheme="minorHAnsi" w:cstheme="minorBidi"/>
          <w:i w:val="0"/>
          <w:iCs w:val="0"/>
          <w:noProof/>
          <w:sz w:val="22"/>
          <w:szCs w:val="22"/>
        </w:rPr>
      </w:pPr>
      <w:hyperlink w:anchor="_Toc407175833" w:history="1">
        <w:r w:rsidR="00667261" w:rsidRPr="00AD7671">
          <w:rPr>
            <w:rStyle w:val="Hyperlink"/>
            <w:noProof/>
          </w:rPr>
          <w:t>3.2.2.</w:t>
        </w:r>
        <w:r w:rsidR="00667261">
          <w:rPr>
            <w:rFonts w:asciiTheme="minorHAnsi" w:eastAsiaTheme="minorEastAsia" w:hAnsiTheme="minorHAnsi" w:cstheme="minorBidi"/>
            <w:i w:val="0"/>
            <w:iCs w:val="0"/>
            <w:noProof/>
            <w:sz w:val="22"/>
            <w:szCs w:val="22"/>
          </w:rPr>
          <w:tab/>
        </w:r>
        <w:r w:rsidR="00667261" w:rsidRPr="00AD7671">
          <w:rPr>
            <w:rStyle w:val="Hyperlink"/>
            <w:noProof/>
          </w:rPr>
          <w:t>Client steup:</w:t>
        </w:r>
        <w:r w:rsidR="00667261">
          <w:rPr>
            <w:noProof/>
            <w:webHidden/>
          </w:rPr>
          <w:tab/>
        </w:r>
        <w:r w:rsidR="00667261">
          <w:rPr>
            <w:noProof/>
            <w:webHidden/>
          </w:rPr>
          <w:fldChar w:fldCharType="begin"/>
        </w:r>
        <w:r w:rsidR="00667261">
          <w:rPr>
            <w:noProof/>
            <w:webHidden/>
          </w:rPr>
          <w:instrText xml:space="preserve"> PAGEREF _Toc407175833 \h </w:instrText>
        </w:r>
        <w:r w:rsidR="00667261">
          <w:rPr>
            <w:noProof/>
            <w:webHidden/>
          </w:rPr>
        </w:r>
        <w:r w:rsidR="00667261">
          <w:rPr>
            <w:noProof/>
            <w:webHidden/>
          </w:rPr>
          <w:fldChar w:fldCharType="separate"/>
        </w:r>
        <w:r w:rsidR="00667261">
          <w:rPr>
            <w:noProof/>
            <w:webHidden/>
          </w:rPr>
          <w:t>13</w:t>
        </w:r>
        <w:r w:rsidR="00667261">
          <w:rPr>
            <w:noProof/>
            <w:webHidden/>
          </w:rPr>
          <w:fldChar w:fldCharType="end"/>
        </w:r>
      </w:hyperlink>
    </w:p>
    <w:p w14:paraId="35474F0B" w14:textId="74DFE67B" w:rsidR="00667261" w:rsidRDefault="00F05A43">
      <w:pPr>
        <w:pStyle w:val="TOC2"/>
        <w:rPr>
          <w:rFonts w:asciiTheme="minorHAnsi" w:eastAsiaTheme="minorEastAsia" w:hAnsiTheme="minorHAnsi" w:cstheme="minorBidi"/>
          <w:sz w:val="22"/>
          <w:szCs w:val="22"/>
        </w:rPr>
      </w:pPr>
      <w:r>
        <w:rPr>
          <w:rStyle w:val="Hyperlink"/>
        </w:rPr>
        <w:fldChar w:fldCharType="begin"/>
      </w:r>
      <w:r>
        <w:rPr>
          <w:rStyle w:val="Hyperlink"/>
        </w:rPr>
        <w:instrText xml:space="preserve"> HYPERLINK \l "_Toc407175834" </w:instrText>
      </w:r>
      <w:r>
        <w:rPr>
          <w:rStyle w:val="Hyperlink"/>
        </w:rPr>
        <w:fldChar w:fldCharType="separate"/>
      </w:r>
      <w:r w:rsidR="00667261" w:rsidRPr="00AD7671">
        <w:rPr>
          <w:rStyle w:val="Hyperlink"/>
        </w:rPr>
        <w:t>3.3.</w:t>
      </w:r>
      <w:r w:rsidR="00667261">
        <w:rPr>
          <w:rFonts w:asciiTheme="minorHAnsi" w:eastAsiaTheme="minorEastAsia" w:hAnsiTheme="minorHAnsi" w:cstheme="minorBidi"/>
          <w:sz w:val="22"/>
          <w:szCs w:val="22"/>
        </w:rPr>
        <w:tab/>
      </w:r>
      <w:r w:rsidR="00667261" w:rsidRPr="00AD7671">
        <w:rPr>
          <w:rStyle w:val="Hyperlink"/>
        </w:rPr>
        <w:t xml:space="preserve">Installation of </w:t>
      </w:r>
      <w:del w:id="17" w:author="Christian Andre Palomino Solis" w:date="2020-12-10T17:28:00Z">
        <w:r w:rsidR="00667261" w:rsidRPr="00AD7671" w:rsidDel="00F56327">
          <w:rPr>
            <w:rStyle w:val="Hyperlink"/>
          </w:rPr>
          <w:delText>MEDIA CONTROLLER</w:delText>
        </w:r>
      </w:del>
      <w:ins w:id="18" w:author="Christian Andre Palomino Solis" w:date="2020-12-10T17:28:00Z">
        <w:r w:rsidR="00F56327">
          <w:rPr>
            <w:rStyle w:val="Hyperlink"/>
          </w:rPr>
          <w:t>XXXXXXXXXXXXX</w:t>
        </w:r>
      </w:ins>
      <w:r w:rsidR="00667261">
        <w:rPr>
          <w:webHidden/>
        </w:rPr>
        <w:tab/>
      </w:r>
      <w:r w:rsidR="00667261">
        <w:rPr>
          <w:webHidden/>
        </w:rPr>
        <w:fldChar w:fldCharType="begin"/>
      </w:r>
      <w:r w:rsidR="00667261">
        <w:rPr>
          <w:webHidden/>
        </w:rPr>
        <w:instrText xml:space="preserve"> PAGEREF _Toc407175834 \h </w:instrText>
      </w:r>
      <w:r w:rsidR="00667261">
        <w:rPr>
          <w:webHidden/>
        </w:rPr>
      </w:r>
      <w:r w:rsidR="00667261">
        <w:rPr>
          <w:webHidden/>
        </w:rPr>
        <w:fldChar w:fldCharType="separate"/>
      </w:r>
      <w:r w:rsidR="00667261">
        <w:rPr>
          <w:webHidden/>
        </w:rPr>
        <w:t>13</w:t>
      </w:r>
      <w:r w:rsidR="00667261">
        <w:rPr>
          <w:webHidden/>
        </w:rPr>
        <w:fldChar w:fldCharType="end"/>
      </w:r>
      <w:r>
        <w:fldChar w:fldCharType="end"/>
      </w:r>
    </w:p>
    <w:p w14:paraId="0BB0250D" w14:textId="77777777" w:rsidR="00667261" w:rsidRDefault="00F05A43">
      <w:pPr>
        <w:pStyle w:val="TOC3"/>
        <w:tabs>
          <w:tab w:val="left" w:pos="1200"/>
        </w:tabs>
        <w:rPr>
          <w:rFonts w:asciiTheme="minorHAnsi" w:eastAsiaTheme="minorEastAsia" w:hAnsiTheme="minorHAnsi" w:cstheme="minorBidi"/>
          <w:i w:val="0"/>
          <w:iCs w:val="0"/>
          <w:noProof/>
          <w:sz w:val="22"/>
          <w:szCs w:val="22"/>
        </w:rPr>
      </w:pPr>
      <w:hyperlink w:anchor="_Toc407175835" w:history="1">
        <w:r w:rsidR="00667261" w:rsidRPr="00AD7671">
          <w:rPr>
            <w:rStyle w:val="Hyperlink"/>
            <w:noProof/>
          </w:rPr>
          <w:t>3.3.1.</w:t>
        </w:r>
        <w:r w:rsidR="00667261">
          <w:rPr>
            <w:rFonts w:asciiTheme="minorHAnsi" w:eastAsiaTheme="minorEastAsia" w:hAnsiTheme="minorHAnsi" w:cstheme="minorBidi"/>
            <w:i w:val="0"/>
            <w:iCs w:val="0"/>
            <w:noProof/>
            <w:sz w:val="22"/>
            <w:szCs w:val="22"/>
          </w:rPr>
          <w:tab/>
        </w:r>
        <w:r w:rsidR="00667261" w:rsidRPr="00AD7671">
          <w:rPr>
            <w:rStyle w:val="Hyperlink"/>
            <w:noProof/>
          </w:rPr>
          <w:t>Server setup:</w:t>
        </w:r>
        <w:r w:rsidR="00667261">
          <w:rPr>
            <w:noProof/>
            <w:webHidden/>
          </w:rPr>
          <w:tab/>
        </w:r>
        <w:r w:rsidR="00667261">
          <w:rPr>
            <w:noProof/>
            <w:webHidden/>
          </w:rPr>
          <w:fldChar w:fldCharType="begin"/>
        </w:r>
        <w:r w:rsidR="00667261">
          <w:rPr>
            <w:noProof/>
            <w:webHidden/>
          </w:rPr>
          <w:instrText xml:space="preserve"> PAGEREF _Toc407175835 \h </w:instrText>
        </w:r>
        <w:r w:rsidR="00667261">
          <w:rPr>
            <w:noProof/>
            <w:webHidden/>
          </w:rPr>
        </w:r>
        <w:r w:rsidR="00667261">
          <w:rPr>
            <w:noProof/>
            <w:webHidden/>
          </w:rPr>
          <w:fldChar w:fldCharType="separate"/>
        </w:r>
        <w:r w:rsidR="00667261">
          <w:rPr>
            <w:noProof/>
            <w:webHidden/>
          </w:rPr>
          <w:t>13</w:t>
        </w:r>
        <w:r w:rsidR="00667261">
          <w:rPr>
            <w:noProof/>
            <w:webHidden/>
          </w:rPr>
          <w:fldChar w:fldCharType="end"/>
        </w:r>
      </w:hyperlink>
    </w:p>
    <w:p w14:paraId="7F8A2535"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36" w:history="1">
        <w:r w:rsidR="00667261" w:rsidRPr="00AD7671">
          <w:rPr>
            <w:rStyle w:val="Hyperlink"/>
            <w:noProof/>
          </w:rPr>
          <w:t>3.3.1.1.</w:t>
        </w:r>
        <w:r w:rsidR="00667261">
          <w:rPr>
            <w:rFonts w:asciiTheme="minorHAnsi" w:eastAsiaTheme="minorEastAsia" w:hAnsiTheme="minorHAnsi" w:cstheme="minorBidi"/>
            <w:i w:val="0"/>
            <w:iCs w:val="0"/>
            <w:noProof/>
            <w:sz w:val="22"/>
            <w:szCs w:val="22"/>
          </w:rPr>
          <w:tab/>
        </w:r>
        <w:r w:rsidR="00667261" w:rsidRPr="00AD7671">
          <w:rPr>
            <w:rStyle w:val="Hyperlink"/>
            <w:noProof/>
          </w:rPr>
          <w:t>Summary:</w:t>
        </w:r>
        <w:r w:rsidR="00667261">
          <w:rPr>
            <w:noProof/>
            <w:webHidden/>
          </w:rPr>
          <w:tab/>
        </w:r>
        <w:r w:rsidR="00667261">
          <w:rPr>
            <w:noProof/>
            <w:webHidden/>
          </w:rPr>
          <w:fldChar w:fldCharType="begin"/>
        </w:r>
        <w:r w:rsidR="00667261">
          <w:rPr>
            <w:noProof/>
            <w:webHidden/>
          </w:rPr>
          <w:instrText xml:space="preserve"> PAGEREF _Toc407175836 \h </w:instrText>
        </w:r>
        <w:r w:rsidR="00667261">
          <w:rPr>
            <w:noProof/>
            <w:webHidden/>
          </w:rPr>
        </w:r>
        <w:r w:rsidR="00667261">
          <w:rPr>
            <w:noProof/>
            <w:webHidden/>
          </w:rPr>
          <w:fldChar w:fldCharType="separate"/>
        </w:r>
        <w:r w:rsidR="00667261">
          <w:rPr>
            <w:noProof/>
            <w:webHidden/>
          </w:rPr>
          <w:t>13</w:t>
        </w:r>
        <w:r w:rsidR="00667261">
          <w:rPr>
            <w:noProof/>
            <w:webHidden/>
          </w:rPr>
          <w:fldChar w:fldCharType="end"/>
        </w:r>
      </w:hyperlink>
    </w:p>
    <w:p w14:paraId="71C25903"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37" w:history="1">
        <w:r w:rsidR="00667261" w:rsidRPr="00AD7671">
          <w:rPr>
            <w:rStyle w:val="Hyperlink"/>
            <w:noProof/>
          </w:rPr>
          <w:t>3.3.1.2.</w:t>
        </w:r>
        <w:r w:rsidR="00667261">
          <w:rPr>
            <w:rFonts w:asciiTheme="minorHAnsi" w:eastAsiaTheme="minorEastAsia" w:hAnsiTheme="minorHAnsi" w:cstheme="minorBidi"/>
            <w:i w:val="0"/>
            <w:iCs w:val="0"/>
            <w:noProof/>
            <w:sz w:val="22"/>
            <w:szCs w:val="22"/>
          </w:rPr>
          <w:tab/>
        </w:r>
        <w:r w:rsidR="00667261" w:rsidRPr="00AD7671">
          <w:rPr>
            <w:rStyle w:val="Hyperlink"/>
            <w:noProof/>
          </w:rPr>
          <w:t>Installation details:</w:t>
        </w:r>
        <w:r w:rsidR="00667261">
          <w:rPr>
            <w:noProof/>
            <w:webHidden/>
          </w:rPr>
          <w:tab/>
        </w:r>
        <w:r w:rsidR="00667261">
          <w:rPr>
            <w:noProof/>
            <w:webHidden/>
          </w:rPr>
          <w:fldChar w:fldCharType="begin"/>
        </w:r>
        <w:r w:rsidR="00667261">
          <w:rPr>
            <w:noProof/>
            <w:webHidden/>
          </w:rPr>
          <w:instrText xml:space="preserve"> PAGEREF _Toc407175837 \h </w:instrText>
        </w:r>
        <w:r w:rsidR="00667261">
          <w:rPr>
            <w:noProof/>
            <w:webHidden/>
          </w:rPr>
        </w:r>
        <w:r w:rsidR="00667261">
          <w:rPr>
            <w:noProof/>
            <w:webHidden/>
          </w:rPr>
          <w:fldChar w:fldCharType="separate"/>
        </w:r>
        <w:r w:rsidR="00667261">
          <w:rPr>
            <w:noProof/>
            <w:webHidden/>
          </w:rPr>
          <w:t>13</w:t>
        </w:r>
        <w:r w:rsidR="00667261">
          <w:rPr>
            <w:noProof/>
            <w:webHidden/>
          </w:rPr>
          <w:fldChar w:fldCharType="end"/>
        </w:r>
      </w:hyperlink>
    </w:p>
    <w:p w14:paraId="47DDC48C" w14:textId="77777777" w:rsidR="00667261" w:rsidRDefault="00F05A43">
      <w:pPr>
        <w:pStyle w:val="TOC3"/>
        <w:tabs>
          <w:tab w:val="left" w:pos="1400"/>
        </w:tabs>
        <w:rPr>
          <w:rFonts w:asciiTheme="minorHAnsi" w:eastAsiaTheme="minorEastAsia" w:hAnsiTheme="minorHAnsi" w:cstheme="minorBidi"/>
          <w:i w:val="0"/>
          <w:iCs w:val="0"/>
          <w:noProof/>
          <w:sz w:val="22"/>
          <w:szCs w:val="22"/>
        </w:rPr>
      </w:pPr>
      <w:hyperlink w:anchor="_Toc407175838" w:history="1">
        <w:r w:rsidR="00667261" w:rsidRPr="00AD7671">
          <w:rPr>
            <w:rStyle w:val="Hyperlink"/>
            <w:noProof/>
          </w:rPr>
          <w:t>3.3.1.3.</w:t>
        </w:r>
        <w:r w:rsidR="00667261">
          <w:rPr>
            <w:rFonts w:asciiTheme="minorHAnsi" w:eastAsiaTheme="minorEastAsia" w:hAnsiTheme="minorHAnsi" w:cstheme="minorBidi"/>
            <w:i w:val="0"/>
            <w:iCs w:val="0"/>
            <w:noProof/>
            <w:sz w:val="22"/>
            <w:szCs w:val="22"/>
          </w:rPr>
          <w:tab/>
        </w:r>
        <w:r w:rsidR="00667261" w:rsidRPr="00AD7671">
          <w:rPr>
            <w:rStyle w:val="Hyperlink"/>
            <w:noProof/>
          </w:rPr>
          <w:t>System configuration:</w:t>
        </w:r>
        <w:r w:rsidR="00667261">
          <w:rPr>
            <w:noProof/>
            <w:webHidden/>
          </w:rPr>
          <w:tab/>
        </w:r>
        <w:r w:rsidR="00667261">
          <w:rPr>
            <w:noProof/>
            <w:webHidden/>
          </w:rPr>
          <w:fldChar w:fldCharType="begin"/>
        </w:r>
        <w:r w:rsidR="00667261">
          <w:rPr>
            <w:noProof/>
            <w:webHidden/>
          </w:rPr>
          <w:instrText xml:space="preserve"> PAGEREF _Toc407175838 \h </w:instrText>
        </w:r>
        <w:r w:rsidR="00667261">
          <w:rPr>
            <w:noProof/>
            <w:webHidden/>
          </w:rPr>
        </w:r>
        <w:r w:rsidR="00667261">
          <w:rPr>
            <w:noProof/>
            <w:webHidden/>
          </w:rPr>
          <w:fldChar w:fldCharType="separate"/>
        </w:r>
        <w:r w:rsidR="00667261">
          <w:rPr>
            <w:noProof/>
            <w:webHidden/>
          </w:rPr>
          <w:t>14</w:t>
        </w:r>
        <w:r w:rsidR="00667261">
          <w:rPr>
            <w:noProof/>
            <w:webHidden/>
          </w:rPr>
          <w:fldChar w:fldCharType="end"/>
        </w:r>
      </w:hyperlink>
    </w:p>
    <w:p w14:paraId="21C9FD76" w14:textId="77777777" w:rsidR="00667261" w:rsidRDefault="00F05A43">
      <w:pPr>
        <w:pStyle w:val="TOC3"/>
        <w:tabs>
          <w:tab w:val="left" w:pos="1200"/>
        </w:tabs>
        <w:rPr>
          <w:rFonts w:asciiTheme="minorHAnsi" w:eastAsiaTheme="minorEastAsia" w:hAnsiTheme="minorHAnsi" w:cstheme="minorBidi"/>
          <w:i w:val="0"/>
          <w:iCs w:val="0"/>
          <w:noProof/>
          <w:sz w:val="22"/>
          <w:szCs w:val="22"/>
        </w:rPr>
      </w:pPr>
      <w:hyperlink w:anchor="_Toc407175839" w:history="1">
        <w:r w:rsidR="00667261" w:rsidRPr="00AD7671">
          <w:rPr>
            <w:rStyle w:val="Hyperlink"/>
            <w:noProof/>
          </w:rPr>
          <w:t>3.3.2.</w:t>
        </w:r>
        <w:r w:rsidR="00667261">
          <w:rPr>
            <w:rFonts w:asciiTheme="minorHAnsi" w:eastAsiaTheme="minorEastAsia" w:hAnsiTheme="minorHAnsi" w:cstheme="minorBidi"/>
            <w:i w:val="0"/>
            <w:iCs w:val="0"/>
            <w:noProof/>
            <w:sz w:val="22"/>
            <w:szCs w:val="22"/>
          </w:rPr>
          <w:tab/>
        </w:r>
        <w:r w:rsidR="00667261" w:rsidRPr="00AD7671">
          <w:rPr>
            <w:rStyle w:val="Hyperlink"/>
            <w:noProof/>
          </w:rPr>
          <w:t>Client setup:</w:t>
        </w:r>
        <w:r w:rsidR="00667261">
          <w:rPr>
            <w:noProof/>
            <w:webHidden/>
          </w:rPr>
          <w:tab/>
        </w:r>
        <w:r w:rsidR="00667261">
          <w:rPr>
            <w:noProof/>
            <w:webHidden/>
          </w:rPr>
          <w:fldChar w:fldCharType="begin"/>
        </w:r>
        <w:r w:rsidR="00667261">
          <w:rPr>
            <w:noProof/>
            <w:webHidden/>
          </w:rPr>
          <w:instrText xml:space="preserve"> PAGEREF _Toc407175839 \h </w:instrText>
        </w:r>
        <w:r w:rsidR="00667261">
          <w:rPr>
            <w:noProof/>
            <w:webHidden/>
          </w:rPr>
        </w:r>
        <w:r w:rsidR="00667261">
          <w:rPr>
            <w:noProof/>
            <w:webHidden/>
          </w:rPr>
          <w:fldChar w:fldCharType="separate"/>
        </w:r>
        <w:r w:rsidR="00667261">
          <w:rPr>
            <w:noProof/>
            <w:webHidden/>
          </w:rPr>
          <w:t>15</w:t>
        </w:r>
        <w:r w:rsidR="00667261">
          <w:rPr>
            <w:noProof/>
            <w:webHidden/>
          </w:rPr>
          <w:fldChar w:fldCharType="end"/>
        </w:r>
      </w:hyperlink>
    </w:p>
    <w:p w14:paraId="5D0D6019" w14:textId="77777777" w:rsidR="00667261" w:rsidRDefault="00F05A43">
      <w:pPr>
        <w:pStyle w:val="TOC1"/>
        <w:rPr>
          <w:rFonts w:asciiTheme="minorHAnsi" w:eastAsiaTheme="minorEastAsia" w:hAnsiTheme="minorHAnsi" w:cstheme="minorBidi"/>
          <w:b w:val="0"/>
          <w:bCs w:val="0"/>
          <w:caps w:val="0"/>
          <w:sz w:val="22"/>
          <w:szCs w:val="22"/>
        </w:rPr>
      </w:pPr>
      <w:hyperlink w:anchor="_Toc407175840" w:history="1">
        <w:r w:rsidR="00667261" w:rsidRPr="00AD7671">
          <w:rPr>
            <w:rStyle w:val="Hyperlink"/>
          </w:rPr>
          <w:t>4.</w:t>
        </w:r>
        <w:r w:rsidR="00667261">
          <w:rPr>
            <w:rFonts w:asciiTheme="minorHAnsi" w:eastAsiaTheme="minorEastAsia" w:hAnsiTheme="minorHAnsi" w:cstheme="minorBidi"/>
            <w:b w:val="0"/>
            <w:bCs w:val="0"/>
            <w:caps w:val="0"/>
            <w:sz w:val="22"/>
            <w:szCs w:val="22"/>
          </w:rPr>
          <w:tab/>
        </w:r>
        <w:r w:rsidR="00667261" w:rsidRPr="00AD7671">
          <w:rPr>
            <w:rStyle w:val="Hyperlink"/>
          </w:rPr>
          <w:t>Security and backup policy</w:t>
        </w:r>
        <w:r w:rsidR="00667261">
          <w:rPr>
            <w:webHidden/>
          </w:rPr>
          <w:tab/>
        </w:r>
        <w:r w:rsidR="00667261">
          <w:rPr>
            <w:webHidden/>
          </w:rPr>
          <w:fldChar w:fldCharType="begin"/>
        </w:r>
        <w:r w:rsidR="00667261">
          <w:rPr>
            <w:webHidden/>
          </w:rPr>
          <w:instrText xml:space="preserve"> PAGEREF _Toc407175840 \h </w:instrText>
        </w:r>
        <w:r w:rsidR="00667261">
          <w:rPr>
            <w:webHidden/>
          </w:rPr>
        </w:r>
        <w:r w:rsidR="00667261">
          <w:rPr>
            <w:webHidden/>
          </w:rPr>
          <w:fldChar w:fldCharType="separate"/>
        </w:r>
        <w:r w:rsidR="00667261">
          <w:rPr>
            <w:webHidden/>
          </w:rPr>
          <w:t>16</w:t>
        </w:r>
        <w:r w:rsidR="00667261">
          <w:rPr>
            <w:webHidden/>
          </w:rPr>
          <w:fldChar w:fldCharType="end"/>
        </w:r>
      </w:hyperlink>
    </w:p>
    <w:p w14:paraId="652C7CD1" w14:textId="77777777" w:rsidR="00667261" w:rsidRDefault="00F05A43">
      <w:pPr>
        <w:pStyle w:val="TOC2"/>
        <w:rPr>
          <w:rFonts w:asciiTheme="minorHAnsi" w:eastAsiaTheme="minorEastAsia" w:hAnsiTheme="minorHAnsi" w:cstheme="minorBidi"/>
          <w:sz w:val="22"/>
          <w:szCs w:val="22"/>
        </w:rPr>
      </w:pPr>
      <w:hyperlink w:anchor="_Toc407175841" w:history="1">
        <w:r w:rsidR="00667261" w:rsidRPr="00AD7671">
          <w:rPr>
            <w:rStyle w:val="Hyperlink"/>
          </w:rPr>
          <w:t>4.1.</w:t>
        </w:r>
        <w:r w:rsidR="00667261">
          <w:rPr>
            <w:rFonts w:asciiTheme="minorHAnsi" w:eastAsiaTheme="minorEastAsia" w:hAnsiTheme="minorHAnsi" w:cstheme="minorBidi"/>
            <w:sz w:val="22"/>
            <w:szCs w:val="22"/>
          </w:rPr>
          <w:tab/>
        </w:r>
        <w:r w:rsidR="00667261" w:rsidRPr="00AD7671">
          <w:rPr>
            <w:rStyle w:val="Hyperlink"/>
          </w:rPr>
          <w:t>System security</w:t>
        </w:r>
        <w:r w:rsidR="00667261">
          <w:rPr>
            <w:webHidden/>
          </w:rPr>
          <w:tab/>
        </w:r>
        <w:r w:rsidR="00667261">
          <w:rPr>
            <w:webHidden/>
          </w:rPr>
          <w:fldChar w:fldCharType="begin"/>
        </w:r>
        <w:r w:rsidR="00667261">
          <w:rPr>
            <w:webHidden/>
          </w:rPr>
          <w:instrText xml:space="preserve"> PAGEREF _Toc407175841 \h </w:instrText>
        </w:r>
        <w:r w:rsidR="00667261">
          <w:rPr>
            <w:webHidden/>
          </w:rPr>
        </w:r>
        <w:r w:rsidR="00667261">
          <w:rPr>
            <w:webHidden/>
          </w:rPr>
          <w:fldChar w:fldCharType="separate"/>
        </w:r>
        <w:r w:rsidR="00667261">
          <w:rPr>
            <w:webHidden/>
          </w:rPr>
          <w:t>16</w:t>
        </w:r>
        <w:r w:rsidR="00667261">
          <w:rPr>
            <w:webHidden/>
          </w:rPr>
          <w:fldChar w:fldCharType="end"/>
        </w:r>
      </w:hyperlink>
    </w:p>
    <w:p w14:paraId="76BD40AE" w14:textId="476E0361" w:rsidR="00667261" w:rsidRDefault="00F05A43">
      <w:pPr>
        <w:pStyle w:val="TOC3"/>
        <w:tabs>
          <w:tab w:val="left" w:pos="1200"/>
        </w:tabs>
        <w:rPr>
          <w:rFonts w:asciiTheme="minorHAnsi" w:eastAsiaTheme="minorEastAsia" w:hAnsiTheme="minorHAnsi" w:cstheme="minorBidi"/>
          <w:i w:val="0"/>
          <w:iCs w:val="0"/>
          <w:noProof/>
          <w:sz w:val="22"/>
          <w:szCs w:val="22"/>
        </w:rPr>
      </w:pPr>
      <w:r>
        <w:rPr>
          <w:rStyle w:val="Hyperlink"/>
          <w:noProof/>
        </w:rPr>
        <w:fldChar w:fldCharType="begin"/>
      </w:r>
      <w:r>
        <w:rPr>
          <w:rStyle w:val="Hyperlink"/>
          <w:noProof/>
        </w:rPr>
        <w:instrText xml:space="preserve"> HYPERLINK \l "_Toc407175842" </w:instrText>
      </w:r>
      <w:r>
        <w:rPr>
          <w:rStyle w:val="Hyperlink"/>
          <w:noProof/>
        </w:rPr>
        <w:fldChar w:fldCharType="separate"/>
      </w:r>
      <w:r w:rsidR="00667261" w:rsidRPr="00AD7671">
        <w:rPr>
          <w:rStyle w:val="Hyperlink"/>
          <w:noProof/>
        </w:rPr>
        <w:t>4.1.1.</w:t>
      </w:r>
      <w:r w:rsidR="00667261">
        <w:rPr>
          <w:rFonts w:asciiTheme="minorHAnsi" w:eastAsiaTheme="minorEastAsia" w:hAnsiTheme="minorHAnsi" w:cstheme="minorBidi"/>
          <w:i w:val="0"/>
          <w:iCs w:val="0"/>
          <w:noProof/>
          <w:sz w:val="22"/>
          <w:szCs w:val="22"/>
        </w:rPr>
        <w:tab/>
      </w:r>
      <w:del w:id="19" w:author="Christian Andre Palomino Solis" w:date="2020-12-10T17:29:00Z">
        <w:r w:rsidR="00667261" w:rsidRPr="00AD7671" w:rsidDel="00F56327">
          <w:rPr>
            <w:rStyle w:val="Hyperlink"/>
            <w:noProof/>
          </w:rPr>
          <w:delText>SIP PROXY</w:delText>
        </w:r>
      </w:del>
      <w:ins w:id="20" w:author="Christian Andre Palomino Solis" w:date="2020-12-10T17:29:00Z">
        <w:r w:rsidR="00F56327">
          <w:rPr>
            <w:rStyle w:val="Hyperlink"/>
            <w:noProof/>
          </w:rPr>
          <w:t>XXXXXXXXX</w:t>
        </w:r>
      </w:ins>
      <w:r w:rsidR="00667261">
        <w:rPr>
          <w:noProof/>
          <w:webHidden/>
        </w:rPr>
        <w:tab/>
      </w:r>
      <w:r w:rsidR="00667261">
        <w:rPr>
          <w:noProof/>
          <w:webHidden/>
        </w:rPr>
        <w:fldChar w:fldCharType="begin"/>
      </w:r>
      <w:r w:rsidR="00667261">
        <w:rPr>
          <w:noProof/>
          <w:webHidden/>
        </w:rPr>
        <w:instrText xml:space="preserve"> PAGEREF _Toc407175842 \h </w:instrText>
      </w:r>
      <w:r w:rsidR="00667261">
        <w:rPr>
          <w:noProof/>
          <w:webHidden/>
        </w:rPr>
      </w:r>
      <w:r w:rsidR="00667261">
        <w:rPr>
          <w:noProof/>
          <w:webHidden/>
        </w:rPr>
        <w:fldChar w:fldCharType="separate"/>
      </w:r>
      <w:r w:rsidR="00667261">
        <w:rPr>
          <w:noProof/>
          <w:webHidden/>
        </w:rPr>
        <w:t>16</w:t>
      </w:r>
      <w:r w:rsidR="00667261">
        <w:rPr>
          <w:noProof/>
          <w:webHidden/>
        </w:rPr>
        <w:fldChar w:fldCharType="end"/>
      </w:r>
      <w:r>
        <w:rPr>
          <w:noProof/>
        </w:rPr>
        <w:fldChar w:fldCharType="end"/>
      </w:r>
    </w:p>
    <w:p w14:paraId="55673C7C" w14:textId="10A63F10" w:rsidR="00667261" w:rsidRDefault="00F05A43">
      <w:pPr>
        <w:pStyle w:val="TOC3"/>
        <w:tabs>
          <w:tab w:val="left" w:pos="1200"/>
        </w:tabs>
        <w:rPr>
          <w:rFonts w:asciiTheme="minorHAnsi" w:eastAsiaTheme="minorEastAsia" w:hAnsiTheme="minorHAnsi" w:cstheme="minorBidi"/>
          <w:i w:val="0"/>
          <w:iCs w:val="0"/>
          <w:noProof/>
          <w:sz w:val="22"/>
          <w:szCs w:val="22"/>
        </w:rPr>
      </w:pPr>
      <w:r>
        <w:rPr>
          <w:rStyle w:val="Hyperlink"/>
          <w:noProof/>
        </w:rPr>
        <w:fldChar w:fldCharType="begin"/>
      </w:r>
      <w:r>
        <w:rPr>
          <w:rStyle w:val="Hyperlink"/>
          <w:noProof/>
        </w:rPr>
        <w:instrText xml:space="preserve"> HYPERLINK \l "_Toc407175843" </w:instrText>
      </w:r>
      <w:r>
        <w:rPr>
          <w:rStyle w:val="Hyperlink"/>
          <w:noProof/>
        </w:rPr>
        <w:fldChar w:fldCharType="separate"/>
      </w:r>
      <w:r w:rsidR="00667261" w:rsidRPr="00AD7671">
        <w:rPr>
          <w:rStyle w:val="Hyperlink"/>
          <w:noProof/>
        </w:rPr>
        <w:t>4.1.2.</w:t>
      </w:r>
      <w:r w:rsidR="00667261">
        <w:rPr>
          <w:rFonts w:asciiTheme="minorHAnsi" w:eastAsiaTheme="minorEastAsia" w:hAnsiTheme="minorHAnsi" w:cstheme="minorBidi"/>
          <w:i w:val="0"/>
          <w:iCs w:val="0"/>
          <w:noProof/>
          <w:sz w:val="22"/>
          <w:szCs w:val="22"/>
        </w:rPr>
        <w:tab/>
      </w:r>
      <w:del w:id="21" w:author="Christian Andre Palomino Solis" w:date="2020-12-10T17:29:00Z">
        <w:r w:rsidR="00667261" w:rsidRPr="00AD7671" w:rsidDel="00F56327">
          <w:rPr>
            <w:rStyle w:val="Hyperlink"/>
            <w:noProof/>
          </w:rPr>
          <w:delText xml:space="preserve">MEDIA </w:delText>
        </w:r>
      </w:del>
      <w:ins w:id="22" w:author="Christian Andre Palomino Solis" w:date="2020-12-10T17:29:00Z">
        <w:r w:rsidR="00F56327">
          <w:rPr>
            <w:rStyle w:val="Hyperlink"/>
            <w:noProof/>
          </w:rPr>
          <w:t>XXXXXX</w:t>
        </w:r>
        <w:r w:rsidR="00F56327" w:rsidRPr="00AD7671">
          <w:rPr>
            <w:rStyle w:val="Hyperlink"/>
            <w:noProof/>
          </w:rPr>
          <w:t xml:space="preserve"> </w:t>
        </w:r>
      </w:ins>
      <w:r w:rsidR="00667261" w:rsidRPr="00AD7671">
        <w:rPr>
          <w:rStyle w:val="Hyperlink"/>
          <w:noProof/>
        </w:rPr>
        <w:t>SERVER</w:t>
      </w:r>
      <w:r w:rsidR="00667261">
        <w:rPr>
          <w:noProof/>
          <w:webHidden/>
        </w:rPr>
        <w:tab/>
      </w:r>
      <w:r w:rsidR="00667261">
        <w:rPr>
          <w:noProof/>
          <w:webHidden/>
        </w:rPr>
        <w:fldChar w:fldCharType="begin"/>
      </w:r>
      <w:r w:rsidR="00667261">
        <w:rPr>
          <w:noProof/>
          <w:webHidden/>
        </w:rPr>
        <w:instrText xml:space="preserve"> PAGEREF _Toc407175843 \h </w:instrText>
      </w:r>
      <w:r w:rsidR="00667261">
        <w:rPr>
          <w:noProof/>
          <w:webHidden/>
        </w:rPr>
      </w:r>
      <w:r w:rsidR="00667261">
        <w:rPr>
          <w:noProof/>
          <w:webHidden/>
        </w:rPr>
        <w:fldChar w:fldCharType="separate"/>
      </w:r>
      <w:r w:rsidR="00667261">
        <w:rPr>
          <w:noProof/>
          <w:webHidden/>
        </w:rPr>
        <w:t>16</w:t>
      </w:r>
      <w:r w:rsidR="00667261">
        <w:rPr>
          <w:noProof/>
          <w:webHidden/>
        </w:rPr>
        <w:fldChar w:fldCharType="end"/>
      </w:r>
      <w:r>
        <w:rPr>
          <w:noProof/>
        </w:rPr>
        <w:fldChar w:fldCharType="end"/>
      </w:r>
    </w:p>
    <w:p w14:paraId="748842D3" w14:textId="7E6B4802" w:rsidR="00667261" w:rsidRDefault="00F05A43">
      <w:pPr>
        <w:pStyle w:val="TOC3"/>
        <w:tabs>
          <w:tab w:val="left" w:pos="1200"/>
        </w:tabs>
        <w:rPr>
          <w:rFonts w:asciiTheme="minorHAnsi" w:eastAsiaTheme="minorEastAsia" w:hAnsiTheme="minorHAnsi" w:cstheme="minorBidi"/>
          <w:i w:val="0"/>
          <w:iCs w:val="0"/>
          <w:noProof/>
          <w:sz w:val="22"/>
          <w:szCs w:val="22"/>
        </w:rPr>
      </w:pPr>
      <w:r>
        <w:rPr>
          <w:rStyle w:val="Hyperlink"/>
          <w:noProof/>
        </w:rPr>
        <w:fldChar w:fldCharType="begin"/>
      </w:r>
      <w:r>
        <w:rPr>
          <w:rStyle w:val="Hyperlink"/>
          <w:noProof/>
        </w:rPr>
        <w:instrText xml:space="preserve"> HYPERLINK \l "_Toc407175844" </w:instrText>
      </w:r>
      <w:r>
        <w:rPr>
          <w:rStyle w:val="Hyperlink"/>
          <w:noProof/>
        </w:rPr>
        <w:fldChar w:fldCharType="separate"/>
      </w:r>
      <w:r w:rsidR="00667261" w:rsidRPr="00AD7671">
        <w:rPr>
          <w:rStyle w:val="Hyperlink"/>
          <w:noProof/>
        </w:rPr>
        <w:t>4.1.3.</w:t>
      </w:r>
      <w:r w:rsidR="00667261">
        <w:rPr>
          <w:rFonts w:asciiTheme="minorHAnsi" w:eastAsiaTheme="minorEastAsia" w:hAnsiTheme="minorHAnsi" w:cstheme="minorBidi"/>
          <w:i w:val="0"/>
          <w:iCs w:val="0"/>
          <w:noProof/>
          <w:sz w:val="22"/>
          <w:szCs w:val="22"/>
        </w:rPr>
        <w:tab/>
      </w:r>
      <w:ins w:id="23" w:author="Christian Andre Palomino Solis" w:date="2020-12-10T17:29:00Z">
        <w:r w:rsidR="00F56327">
          <w:rPr>
            <w:rStyle w:val="Hyperlink"/>
            <w:noProof/>
          </w:rPr>
          <w:t>XXXXXX</w:t>
        </w:r>
      </w:ins>
      <w:del w:id="24" w:author="Christian Andre Palomino Solis" w:date="2020-12-10T17:29:00Z">
        <w:r w:rsidR="00667261" w:rsidRPr="00AD7671" w:rsidDel="00F56327">
          <w:rPr>
            <w:rStyle w:val="Hyperlink"/>
            <w:noProof/>
          </w:rPr>
          <w:delText>MEDIA</w:delText>
        </w:r>
      </w:del>
      <w:r w:rsidR="00667261" w:rsidRPr="00AD7671">
        <w:rPr>
          <w:rStyle w:val="Hyperlink"/>
          <w:noProof/>
        </w:rPr>
        <w:t xml:space="preserve"> CONTROLLER</w:t>
      </w:r>
      <w:r w:rsidR="00667261">
        <w:rPr>
          <w:noProof/>
          <w:webHidden/>
        </w:rPr>
        <w:tab/>
      </w:r>
      <w:r w:rsidR="00667261">
        <w:rPr>
          <w:noProof/>
          <w:webHidden/>
        </w:rPr>
        <w:fldChar w:fldCharType="begin"/>
      </w:r>
      <w:r w:rsidR="00667261">
        <w:rPr>
          <w:noProof/>
          <w:webHidden/>
        </w:rPr>
        <w:instrText xml:space="preserve"> PAGEREF _Toc407175844 \h </w:instrText>
      </w:r>
      <w:r w:rsidR="00667261">
        <w:rPr>
          <w:noProof/>
          <w:webHidden/>
        </w:rPr>
      </w:r>
      <w:r w:rsidR="00667261">
        <w:rPr>
          <w:noProof/>
          <w:webHidden/>
        </w:rPr>
        <w:fldChar w:fldCharType="separate"/>
      </w:r>
      <w:r w:rsidR="00667261">
        <w:rPr>
          <w:noProof/>
          <w:webHidden/>
        </w:rPr>
        <w:t>16</w:t>
      </w:r>
      <w:r w:rsidR="00667261">
        <w:rPr>
          <w:noProof/>
          <w:webHidden/>
        </w:rPr>
        <w:fldChar w:fldCharType="end"/>
      </w:r>
      <w:r>
        <w:rPr>
          <w:noProof/>
        </w:rPr>
        <w:fldChar w:fldCharType="end"/>
      </w:r>
    </w:p>
    <w:p w14:paraId="2A789A6E" w14:textId="77777777" w:rsidR="00667261" w:rsidRDefault="00F05A43">
      <w:pPr>
        <w:pStyle w:val="TOC2"/>
        <w:rPr>
          <w:rFonts w:asciiTheme="minorHAnsi" w:eastAsiaTheme="minorEastAsia" w:hAnsiTheme="minorHAnsi" w:cstheme="minorBidi"/>
          <w:sz w:val="22"/>
          <w:szCs w:val="22"/>
        </w:rPr>
      </w:pPr>
      <w:hyperlink w:anchor="_Toc407175845" w:history="1">
        <w:r w:rsidR="00667261" w:rsidRPr="00AD7671">
          <w:rPr>
            <w:rStyle w:val="Hyperlink"/>
          </w:rPr>
          <w:t>4.2.</w:t>
        </w:r>
        <w:r w:rsidR="00667261">
          <w:rPr>
            <w:rFonts w:asciiTheme="minorHAnsi" w:eastAsiaTheme="minorEastAsia" w:hAnsiTheme="minorHAnsi" w:cstheme="minorBidi"/>
            <w:sz w:val="22"/>
            <w:szCs w:val="22"/>
          </w:rPr>
          <w:tab/>
        </w:r>
        <w:r w:rsidR="00667261" w:rsidRPr="00AD7671">
          <w:rPr>
            <w:rStyle w:val="Hyperlink"/>
          </w:rPr>
          <w:t>System bakup policy</w:t>
        </w:r>
        <w:r w:rsidR="00667261">
          <w:rPr>
            <w:webHidden/>
          </w:rPr>
          <w:tab/>
        </w:r>
        <w:r w:rsidR="00667261">
          <w:rPr>
            <w:webHidden/>
          </w:rPr>
          <w:fldChar w:fldCharType="begin"/>
        </w:r>
        <w:r w:rsidR="00667261">
          <w:rPr>
            <w:webHidden/>
          </w:rPr>
          <w:instrText xml:space="preserve"> PAGEREF _Toc407175845 \h </w:instrText>
        </w:r>
        <w:r w:rsidR="00667261">
          <w:rPr>
            <w:webHidden/>
          </w:rPr>
        </w:r>
        <w:r w:rsidR="00667261">
          <w:rPr>
            <w:webHidden/>
          </w:rPr>
          <w:fldChar w:fldCharType="separate"/>
        </w:r>
        <w:r w:rsidR="00667261">
          <w:rPr>
            <w:webHidden/>
          </w:rPr>
          <w:t>16</w:t>
        </w:r>
        <w:r w:rsidR="00667261">
          <w:rPr>
            <w:webHidden/>
          </w:rPr>
          <w:fldChar w:fldCharType="end"/>
        </w:r>
      </w:hyperlink>
    </w:p>
    <w:p w14:paraId="6FC93883" w14:textId="4932D6C9" w:rsidR="00667261" w:rsidRDefault="00F05A43">
      <w:pPr>
        <w:pStyle w:val="TOC3"/>
        <w:tabs>
          <w:tab w:val="left" w:pos="1200"/>
        </w:tabs>
        <w:rPr>
          <w:rFonts w:asciiTheme="minorHAnsi" w:eastAsiaTheme="minorEastAsia" w:hAnsiTheme="minorHAnsi" w:cstheme="minorBidi"/>
          <w:i w:val="0"/>
          <w:iCs w:val="0"/>
          <w:noProof/>
          <w:sz w:val="22"/>
          <w:szCs w:val="22"/>
        </w:rPr>
      </w:pPr>
      <w:r>
        <w:rPr>
          <w:rStyle w:val="Hyperlink"/>
          <w:noProof/>
        </w:rPr>
        <w:fldChar w:fldCharType="begin"/>
      </w:r>
      <w:r>
        <w:rPr>
          <w:rStyle w:val="Hyperlink"/>
          <w:noProof/>
        </w:rPr>
        <w:instrText xml:space="preserve"> HYPERLINK \l "_Toc407175846" </w:instrText>
      </w:r>
      <w:r>
        <w:rPr>
          <w:rStyle w:val="Hyperlink"/>
          <w:noProof/>
        </w:rPr>
        <w:fldChar w:fldCharType="separate"/>
      </w:r>
      <w:r w:rsidR="00667261" w:rsidRPr="00AD7671">
        <w:rPr>
          <w:rStyle w:val="Hyperlink"/>
          <w:noProof/>
        </w:rPr>
        <w:t>4.2.1.</w:t>
      </w:r>
      <w:r w:rsidR="00667261">
        <w:rPr>
          <w:rFonts w:asciiTheme="minorHAnsi" w:eastAsiaTheme="minorEastAsia" w:hAnsiTheme="minorHAnsi" w:cstheme="minorBidi"/>
          <w:i w:val="0"/>
          <w:iCs w:val="0"/>
          <w:noProof/>
          <w:sz w:val="22"/>
          <w:szCs w:val="22"/>
        </w:rPr>
        <w:tab/>
      </w:r>
      <w:del w:id="25" w:author="Christian Andre Palomino Solis" w:date="2020-12-10T17:29:00Z">
        <w:r w:rsidR="00667261" w:rsidRPr="00AD7671" w:rsidDel="00F56327">
          <w:rPr>
            <w:rStyle w:val="Hyperlink"/>
            <w:noProof/>
          </w:rPr>
          <w:delText xml:space="preserve">SIP </w:delText>
        </w:r>
      </w:del>
      <w:ins w:id="26" w:author="Christian Andre Palomino Solis" w:date="2020-12-10T17:29:00Z">
        <w:r w:rsidR="00F56327">
          <w:rPr>
            <w:rStyle w:val="Hyperlink"/>
            <w:noProof/>
          </w:rPr>
          <w:t>XXXXX</w:t>
        </w:r>
        <w:r w:rsidR="00F56327" w:rsidRPr="00AD7671">
          <w:rPr>
            <w:rStyle w:val="Hyperlink"/>
            <w:noProof/>
          </w:rPr>
          <w:t xml:space="preserve"> </w:t>
        </w:r>
      </w:ins>
      <w:r w:rsidR="00667261" w:rsidRPr="00AD7671">
        <w:rPr>
          <w:rStyle w:val="Hyperlink"/>
          <w:noProof/>
        </w:rPr>
        <w:t>PROXY</w:t>
      </w:r>
      <w:r w:rsidR="00667261">
        <w:rPr>
          <w:noProof/>
          <w:webHidden/>
        </w:rPr>
        <w:tab/>
      </w:r>
      <w:r w:rsidR="00667261">
        <w:rPr>
          <w:noProof/>
          <w:webHidden/>
        </w:rPr>
        <w:fldChar w:fldCharType="begin"/>
      </w:r>
      <w:r w:rsidR="00667261">
        <w:rPr>
          <w:noProof/>
          <w:webHidden/>
        </w:rPr>
        <w:instrText xml:space="preserve"> PAGEREF _Toc407175846 \h </w:instrText>
      </w:r>
      <w:r w:rsidR="00667261">
        <w:rPr>
          <w:noProof/>
          <w:webHidden/>
        </w:rPr>
      </w:r>
      <w:r w:rsidR="00667261">
        <w:rPr>
          <w:noProof/>
          <w:webHidden/>
        </w:rPr>
        <w:fldChar w:fldCharType="separate"/>
      </w:r>
      <w:r w:rsidR="00667261">
        <w:rPr>
          <w:noProof/>
          <w:webHidden/>
        </w:rPr>
        <w:t>16</w:t>
      </w:r>
      <w:r w:rsidR="00667261">
        <w:rPr>
          <w:noProof/>
          <w:webHidden/>
        </w:rPr>
        <w:fldChar w:fldCharType="end"/>
      </w:r>
      <w:r>
        <w:rPr>
          <w:noProof/>
        </w:rPr>
        <w:fldChar w:fldCharType="end"/>
      </w:r>
    </w:p>
    <w:p w14:paraId="1589EF88" w14:textId="45D74C5F" w:rsidR="00667261" w:rsidRDefault="00F05A43">
      <w:pPr>
        <w:pStyle w:val="TOC3"/>
        <w:tabs>
          <w:tab w:val="left" w:pos="1200"/>
        </w:tabs>
        <w:rPr>
          <w:rFonts w:asciiTheme="minorHAnsi" w:eastAsiaTheme="minorEastAsia" w:hAnsiTheme="minorHAnsi" w:cstheme="minorBidi"/>
          <w:i w:val="0"/>
          <w:iCs w:val="0"/>
          <w:noProof/>
          <w:sz w:val="22"/>
          <w:szCs w:val="22"/>
        </w:rPr>
      </w:pPr>
      <w:r>
        <w:rPr>
          <w:rStyle w:val="Hyperlink"/>
          <w:noProof/>
        </w:rPr>
        <w:fldChar w:fldCharType="begin"/>
      </w:r>
      <w:r>
        <w:rPr>
          <w:rStyle w:val="Hyperlink"/>
          <w:noProof/>
        </w:rPr>
        <w:instrText xml:space="preserve"> HYPERLINK \l "_Toc407175847" </w:instrText>
      </w:r>
      <w:r>
        <w:rPr>
          <w:rStyle w:val="Hyperlink"/>
          <w:noProof/>
        </w:rPr>
        <w:fldChar w:fldCharType="separate"/>
      </w:r>
      <w:r w:rsidR="00667261" w:rsidRPr="00AD7671">
        <w:rPr>
          <w:rStyle w:val="Hyperlink"/>
          <w:noProof/>
        </w:rPr>
        <w:t>4.2.2.</w:t>
      </w:r>
      <w:r w:rsidR="00667261">
        <w:rPr>
          <w:rFonts w:asciiTheme="minorHAnsi" w:eastAsiaTheme="minorEastAsia" w:hAnsiTheme="minorHAnsi" w:cstheme="minorBidi"/>
          <w:i w:val="0"/>
          <w:iCs w:val="0"/>
          <w:noProof/>
          <w:sz w:val="22"/>
          <w:szCs w:val="22"/>
        </w:rPr>
        <w:tab/>
      </w:r>
      <w:del w:id="27" w:author="Christian Andre Palomino Solis" w:date="2020-12-10T17:29:00Z">
        <w:r w:rsidR="00667261" w:rsidRPr="00AD7671" w:rsidDel="00F56327">
          <w:rPr>
            <w:rStyle w:val="Hyperlink"/>
            <w:noProof/>
          </w:rPr>
          <w:delText xml:space="preserve">MEDIA </w:delText>
        </w:r>
      </w:del>
      <w:ins w:id="28" w:author="Christian Andre Palomino Solis" w:date="2020-12-10T17:29:00Z">
        <w:r w:rsidR="00F56327">
          <w:rPr>
            <w:rStyle w:val="Hyperlink"/>
            <w:noProof/>
          </w:rPr>
          <w:t>XXXXXX</w:t>
        </w:r>
        <w:r w:rsidR="00F56327" w:rsidRPr="00AD7671">
          <w:rPr>
            <w:rStyle w:val="Hyperlink"/>
            <w:noProof/>
          </w:rPr>
          <w:t xml:space="preserve"> </w:t>
        </w:r>
      </w:ins>
      <w:r w:rsidR="00667261" w:rsidRPr="00AD7671">
        <w:rPr>
          <w:rStyle w:val="Hyperlink"/>
          <w:noProof/>
        </w:rPr>
        <w:t>SERVER</w:t>
      </w:r>
      <w:r w:rsidR="00667261">
        <w:rPr>
          <w:noProof/>
          <w:webHidden/>
        </w:rPr>
        <w:tab/>
      </w:r>
      <w:r w:rsidR="00667261">
        <w:rPr>
          <w:noProof/>
          <w:webHidden/>
        </w:rPr>
        <w:fldChar w:fldCharType="begin"/>
      </w:r>
      <w:r w:rsidR="00667261">
        <w:rPr>
          <w:noProof/>
          <w:webHidden/>
        </w:rPr>
        <w:instrText xml:space="preserve"> PAGEREF _Toc407175847 \h </w:instrText>
      </w:r>
      <w:r w:rsidR="00667261">
        <w:rPr>
          <w:noProof/>
          <w:webHidden/>
        </w:rPr>
      </w:r>
      <w:r w:rsidR="00667261">
        <w:rPr>
          <w:noProof/>
          <w:webHidden/>
        </w:rPr>
        <w:fldChar w:fldCharType="separate"/>
      </w:r>
      <w:r w:rsidR="00667261">
        <w:rPr>
          <w:noProof/>
          <w:webHidden/>
        </w:rPr>
        <w:t>16</w:t>
      </w:r>
      <w:r w:rsidR="00667261">
        <w:rPr>
          <w:noProof/>
          <w:webHidden/>
        </w:rPr>
        <w:fldChar w:fldCharType="end"/>
      </w:r>
      <w:r>
        <w:rPr>
          <w:noProof/>
        </w:rPr>
        <w:fldChar w:fldCharType="end"/>
      </w:r>
    </w:p>
    <w:p w14:paraId="67B6E449" w14:textId="23E192E2" w:rsidR="00667261" w:rsidRDefault="00F05A43">
      <w:pPr>
        <w:pStyle w:val="TOC3"/>
        <w:tabs>
          <w:tab w:val="left" w:pos="1200"/>
        </w:tabs>
        <w:rPr>
          <w:rFonts w:asciiTheme="minorHAnsi" w:eastAsiaTheme="minorEastAsia" w:hAnsiTheme="minorHAnsi" w:cstheme="minorBidi"/>
          <w:i w:val="0"/>
          <w:iCs w:val="0"/>
          <w:noProof/>
          <w:sz w:val="22"/>
          <w:szCs w:val="22"/>
        </w:rPr>
      </w:pPr>
      <w:r>
        <w:rPr>
          <w:rStyle w:val="Hyperlink"/>
          <w:noProof/>
        </w:rPr>
        <w:fldChar w:fldCharType="begin"/>
      </w:r>
      <w:r>
        <w:rPr>
          <w:rStyle w:val="Hyperlink"/>
          <w:noProof/>
        </w:rPr>
        <w:instrText xml:space="preserve"> HYPERLINK \l "_Toc407175848" </w:instrText>
      </w:r>
      <w:r>
        <w:rPr>
          <w:rStyle w:val="Hyperlink"/>
          <w:noProof/>
        </w:rPr>
        <w:fldChar w:fldCharType="separate"/>
      </w:r>
      <w:r w:rsidR="00667261" w:rsidRPr="00AD7671">
        <w:rPr>
          <w:rStyle w:val="Hyperlink"/>
          <w:noProof/>
        </w:rPr>
        <w:t>4.2.3.</w:t>
      </w:r>
      <w:r w:rsidR="00667261">
        <w:rPr>
          <w:rFonts w:asciiTheme="minorHAnsi" w:eastAsiaTheme="minorEastAsia" w:hAnsiTheme="minorHAnsi" w:cstheme="minorBidi"/>
          <w:i w:val="0"/>
          <w:iCs w:val="0"/>
          <w:noProof/>
          <w:sz w:val="22"/>
          <w:szCs w:val="22"/>
        </w:rPr>
        <w:tab/>
      </w:r>
      <w:del w:id="29" w:author="Christian Andre Palomino Solis" w:date="2020-12-10T17:29:00Z">
        <w:r w:rsidR="00667261" w:rsidRPr="00AD7671" w:rsidDel="00F56327">
          <w:rPr>
            <w:rStyle w:val="Hyperlink"/>
            <w:noProof/>
          </w:rPr>
          <w:delText xml:space="preserve">MEDIA </w:delText>
        </w:r>
      </w:del>
      <w:ins w:id="30" w:author="Christian Andre Palomino Solis" w:date="2020-12-10T17:29:00Z">
        <w:r w:rsidR="00F56327">
          <w:rPr>
            <w:rStyle w:val="Hyperlink"/>
            <w:noProof/>
          </w:rPr>
          <w:t>XXXXXXX</w:t>
        </w:r>
        <w:r w:rsidR="00F56327" w:rsidRPr="00AD7671">
          <w:rPr>
            <w:rStyle w:val="Hyperlink"/>
            <w:noProof/>
          </w:rPr>
          <w:t xml:space="preserve"> </w:t>
        </w:r>
      </w:ins>
      <w:r w:rsidR="00667261" w:rsidRPr="00AD7671">
        <w:rPr>
          <w:rStyle w:val="Hyperlink"/>
          <w:noProof/>
        </w:rPr>
        <w:t>CONTROLLER</w:t>
      </w:r>
      <w:r w:rsidR="00667261">
        <w:rPr>
          <w:noProof/>
          <w:webHidden/>
        </w:rPr>
        <w:tab/>
      </w:r>
      <w:r w:rsidR="00667261">
        <w:rPr>
          <w:noProof/>
          <w:webHidden/>
        </w:rPr>
        <w:fldChar w:fldCharType="begin"/>
      </w:r>
      <w:r w:rsidR="00667261">
        <w:rPr>
          <w:noProof/>
          <w:webHidden/>
        </w:rPr>
        <w:instrText xml:space="preserve"> PAGEREF _Toc407175848 \h </w:instrText>
      </w:r>
      <w:r w:rsidR="00667261">
        <w:rPr>
          <w:noProof/>
          <w:webHidden/>
        </w:rPr>
      </w:r>
      <w:r w:rsidR="00667261">
        <w:rPr>
          <w:noProof/>
          <w:webHidden/>
        </w:rPr>
        <w:fldChar w:fldCharType="separate"/>
      </w:r>
      <w:r w:rsidR="00667261">
        <w:rPr>
          <w:noProof/>
          <w:webHidden/>
        </w:rPr>
        <w:t>16</w:t>
      </w:r>
      <w:r w:rsidR="00667261">
        <w:rPr>
          <w:noProof/>
          <w:webHidden/>
        </w:rPr>
        <w:fldChar w:fldCharType="end"/>
      </w:r>
      <w:r>
        <w:rPr>
          <w:noProof/>
        </w:rPr>
        <w:fldChar w:fldCharType="end"/>
      </w:r>
    </w:p>
    <w:p w14:paraId="6E60A0FB" w14:textId="77777777" w:rsidR="00DA1A0C" w:rsidRPr="003F005F" w:rsidRDefault="004B1576" w:rsidP="00CD6B60">
      <w:pPr>
        <w:rPr>
          <w:rFonts w:cs="Times New Roman"/>
        </w:rPr>
      </w:pPr>
      <w:r w:rsidRPr="003F005F">
        <w:rPr>
          <w:rFonts w:cs="Times New Roman"/>
          <w:b/>
          <w:bCs/>
          <w:caps/>
          <w:smallCaps/>
          <w:noProof/>
          <w:sz w:val="24"/>
        </w:rPr>
        <w:fldChar w:fldCharType="end"/>
      </w:r>
      <w:commentRangeEnd w:id="2"/>
      <w:r w:rsidR="008A2CF3">
        <w:rPr>
          <w:rStyle w:val="CommentReference"/>
          <w:rFonts w:ascii=".VnTime" w:hAnsi=".VnTime" w:cs="Times New Roman"/>
        </w:rPr>
        <w:commentReference w:id="2"/>
      </w:r>
    </w:p>
    <w:p w14:paraId="0C0C9C92" w14:textId="77777777" w:rsidR="00DA1A0C" w:rsidRPr="003F005F" w:rsidRDefault="002A286E" w:rsidP="006776DD">
      <w:pPr>
        <w:pStyle w:val="Heading1"/>
        <w:rPr>
          <w:rFonts w:ascii="Times New Roman" w:hAnsi="Times New Roman"/>
          <w:color w:val="auto"/>
        </w:rPr>
      </w:pPr>
      <w:bookmarkStart w:id="31" w:name="_Toc407175811"/>
      <w:bookmarkStart w:id="32" w:name="_Toc452446887"/>
      <w:r>
        <w:rPr>
          <w:rFonts w:ascii="Times New Roman" w:hAnsi="Times New Roman"/>
          <w:color w:val="auto"/>
        </w:rPr>
        <w:lastRenderedPageBreak/>
        <w:t>INTRODUCTION</w:t>
      </w:r>
      <w:bookmarkEnd w:id="31"/>
    </w:p>
    <w:p w14:paraId="5ADF495B" w14:textId="77777777" w:rsidR="00DA1A0C" w:rsidRPr="003F005F" w:rsidRDefault="002A286E" w:rsidP="009059DD">
      <w:pPr>
        <w:pStyle w:val="Heading2"/>
        <w:rPr>
          <w:color w:val="auto"/>
          <w:szCs w:val="24"/>
        </w:rPr>
      </w:pPr>
      <w:bookmarkStart w:id="33" w:name="_Toc407175812"/>
      <w:r>
        <w:rPr>
          <w:color w:val="auto"/>
          <w:szCs w:val="24"/>
        </w:rPr>
        <w:t>Purpose of document</w:t>
      </w:r>
      <w:r w:rsidR="003C17C1" w:rsidRPr="003F005F">
        <w:rPr>
          <w:color w:val="auto"/>
          <w:szCs w:val="24"/>
        </w:rPr>
        <w:t>:</w:t>
      </w:r>
      <w:bookmarkEnd w:id="33"/>
    </w:p>
    <w:p w14:paraId="430E0A5D" w14:textId="77777777" w:rsidR="00495D06" w:rsidRDefault="00495D06" w:rsidP="00F56327">
      <w:pPr>
        <w:pStyle w:val="NormalIndent"/>
        <w:pPrChange w:id="34" w:author="Christian Andre Palomino Solis" w:date="2020-12-10T17:30:00Z">
          <w:pPr>
            <w:pStyle w:val="NormalIndent"/>
            <w:ind w:left="0"/>
          </w:pPr>
        </w:pPrChange>
      </w:pPr>
    </w:p>
    <w:p w14:paraId="0CB0779E" w14:textId="77777777" w:rsidR="002A286E" w:rsidRPr="002A286E" w:rsidRDefault="002A286E" w:rsidP="00F56327">
      <w:pPr>
        <w:pStyle w:val="NormalIndent"/>
        <w:pPrChange w:id="35" w:author="Christian Andre Palomino Solis" w:date="2020-12-10T17:30:00Z">
          <w:pPr>
            <w:pStyle w:val="NormalIndent"/>
            <w:ind w:left="0" w:firstLine="720"/>
            <w:jc w:val="both"/>
          </w:pPr>
        </w:pPrChange>
      </w:pPr>
      <w:r w:rsidRPr="002A286E">
        <w:t>This document is useful for deployment staff to be aware of installation environment requirements and follows all necessary steps to install the system in the most effective and fastest way. It defines all installation environment requirements, such as: system configuration, installation disk, directory naming conventions…) to facilitate system operation and maintenance. It also provides report template and guideline to check result of installation and how to write deployment report.</w:t>
      </w:r>
    </w:p>
    <w:p w14:paraId="68E9961A" w14:textId="77777777" w:rsidR="002A286E" w:rsidRPr="002A286E" w:rsidRDefault="002A286E" w:rsidP="00F56327">
      <w:pPr>
        <w:pStyle w:val="NormalIndent"/>
        <w:pPrChange w:id="36" w:author="Christian Andre Palomino Solis" w:date="2020-12-10T17:30:00Z">
          <w:pPr>
            <w:pStyle w:val="NormalIndent"/>
            <w:ind w:left="0" w:firstLine="720"/>
            <w:jc w:val="both"/>
          </w:pPr>
        </w:pPrChange>
      </w:pPr>
      <w:r w:rsidRPr="002A286E">
        <w:t xml:space="preserve">This document also helps system administrators understand the environmental requirements to install and implement the system accurately and fix any problems raised when using and installing the </w:t>
      </w:r>
      <w:proofErr w:type="spellStart"/>
      <w:r w:rsidRPr="002A286E">
        <w:t>sytem</w:t>
      </w:r>
      <w:proofErr w:type="spellEnd"/>
      <w:r w:rsidRPr="002A286E">
        <w:t>.</w:t>
      </w:r>
    </w:p>
    <w:p w14:paraId="64305C01" w14:textId="77777777" w:rsidR="002A286E" w:rsidRPr="002A286E" w:rsidRDefault="002A286E" w:rsidP="00F56327">
      <w:pPr>
        <w:pStyle w:val="NormalIndent"/>
        <w:pPrChange w:id="37" w:author="Christian Andre Palomino Solis" w:date="2020-12-10T17:30:00Z">
          <w:pPr>
            <w:pStyle w:val="NormalIndent"/>
            <w:ind w:left="0" w:firstLine="720"/>
            <w:jc w:val="both"/>
          </w:pPr>
        </w:pPrChange>
      </w:pPr>
      <w:r w:rsidRPr="002A286E">
        <w:t>Administrators are the target users of this document. They can use this document to manage system configuration and maintain the system.</w:t>
      </w:r>
    </w:p>
    <w:p w14:paraId="2E46762B" w14:textId="77777777" w:rsidR="002A286E" w:rsidRDefault="002A286E" w:rsidP="00F56327">
      <w:pPr>
        <w:pStyle w:val="NormalIndent"/>
        <w:rPr>
          <w:ins w:id="38" w:author="vtsoft" w:date="2014-12-29T16:04:00Z"/>
        </w:rPr>
        <w:pPrChange w:id="39" w:author="Christian Andre Palomino Solis" w:date="2020-12-10T17:30:00Z">
          <w:pPr>
            <w:pStyle w:val="NormalIndent"/>
            <w:ind w:left="0" w:firstLine="562"/>
            <w:jc w:val="both"/>
          </w:pPr>
        </w:pPrChange>
      </w:pPr>
      <w:r w:rsidRPr="002A286E">
        <w:t>System functions includes: system administration, user/right management, category management…</w:t>
      </w:r>
    </w:p>
    <w:p w14:paraId="6030275C" w14:textId="77777777" w:rsidR="008A2CF3" w:rsidRPr="002A286E" w:rsidRDefault="008A2CF3" w:rsidP="00F56327">
      <w:pPr>
        <w:pStyle w:val="NormalIndent"/>
        <w:rPr>
          <w:ins w:id="40" w:author="vtsoft" w:date="2014-12-29T16:04:00Z"/>
        </w:rPr>
        <w:pPrChange w:id="41" w:author="Christian Andre Palomino Solis" w:date="2020-12-10T17:30:00Z">
          <w:pPr>
            <w:pStyle w:val="NormalIndent"/>
            <w:ind w:left="0" w:firstLine="720"/>
            <w:jc w:val="both"/>
          </w:pPr>
        </w:pPrChange>
      </w:pPr>
      <w:ins w:id="42" w:author="vtsoft" w:date="2014-12-29T16:04:00Z">
        <w:r w:rsidRPr="002A286E">
          <w:t xml:space="preserve">This document is </w:t>
        </w:r>
        <w:r>
          <w:t xml:space="preserve">used to support </w:t>
        </w:r>
        <w:r w:rsidRPr="002A286E">
          <w:t xml:space="preserve">deployment staff </w:t>
        </w:r>
        <w:r>
          <w:t xml:space="preserve">in understanding </w:t>
        </w:r>
        <w:r w:rsidRPr="002A286E">
          <w:t>installation environment requirements and install</w:t>
        </w:r>
        <w:r>
          <w:t>ing</w:t>
        </w:r>
        <w:r w:rsidRPr="002A286E">
          <w:t xml:space="preserve"> the system in the most effective and fastest way. </w:t>
        </w:r>
        <w:r>
          <w:t>The document</w:t>
        </w:r>
        <w:r w:rsidRPr="002A286E">
          <w:t xml:space="preserve"> defines all installation environment requirements, such as: system configuration, installation disk, directory naming conventions…) to facilitate system operation and maintenance. It also provides report template and guideline </w:t>
        </w:r>
        <w:proofErr w:type="gramStart"/>
        <w:r>
          <w:t xml:space="preserve">for </w:t>
        </w:r>
        <w:r w:rsidRPr="002A286E">
          <w:t xml:space="preserve"> check</w:t>
        </w:r>
        <w:r>
          <w:t>ing</w:t>
        </w:r>
        <w:proofErr w:type="gramEnd"/>
        <w:r>
          <w:t xml:space="preserve"> </w:t>
        </w:r>
        <w:r w:rsidRPr="002A286E">
          <w:t xml:space="preserve"> result of installation and how to write deployment report.</w:t>
        </w:r>
      </w:ins>
    </w:p>
    <w:p w14:paraId="3262E929" w14:textId="77777777" w:rsidR="008A2CF3" w:rsidRPr="002A286E" w:rsidRDefault="008A2CF3" w:rsidP="00F56327">
      <w:pPr>
        <w:pStyle w:val="NormalIndent"/>
        <w:rPr>
          <w:ins w:id="43" w:author="vtsoft" w:date="2014-12-29T16:04:00Z"/>
        </w:rPr>
        <w:pPrChange w:id="44" w:author="Christian Andre Palomino Solis" w:date="2020-12-10T17:30:00Z">
          <w:pPr>
            <w:pStyle w:val="NormalIndent"/>
            <w:ind w:left="0" w:firstLine="720"/>
            <w:jc w:val="both"/>
          </w:pPr>
        </w:pPrChange>
      </w:pPr>
      <w:ins w:id="45" w:author="vtsoft" w:date="2014-12-29T16:04:00Z">
        <w:r w:rsidRPr="002A286E">
          <w:t xml:space="preserve">This document also helps system administrators understand the environmental requirements to install and implement the system accurately and fix any problems raised when using and installing the </w:t>
        </w:r>
        <w:proofErr w:type="spellStart"/>
        <w:r w:rsidRPr="002A286E">
          <w:t>sytem</w:t>
        </w:r>
        <w:proofErr w:type="spellEnd"/>
        <w:r w:rsidRPr="002A286E">
          <w:t>.</w:t>
        </w:r>
      </w:ins>
    </w:p>
    <w:p w14:paraId="1797A396" w14:textId="77777777" w:rsidR="008A2CF3" w:rsidRPr="002A286E" w:rsidRDefault="008A2CF3" w:rsidP="00F56327">
      <w:pPr>
        <w:pStyle w:val="NormalIndent"/>
        <w:rPr>
          <w:ins w:id="46" w:author="vtsoft" w:date="2014-12-29T16:04:00Z"/>
        </w:rPr>
        <w:pPrChange w:id="47" w:author="Christian Andre Palomino Solis" w:date="2020-12-10T17:30:00Z">
          <w:pPr>
            <w:pStyle w:val="NormalIndent"/>
            <w:ind w:left="0" w:firstLine="720"/>
            <w:jc w:val="both"/>
          </w:pPr>
        </w:pPrChange>
      </w:pPr>
      <w:ins w:id="48" w:author="vtsoft" w:date="2014-12-29T16:04:00Z">
        <w:r w:rsidRPr="002A286E">
          <w:t>Administrators are the target users of this document. They can use this document to manage system configuration and maintain the system.</w:t>
        </w:r>
      </w:ins>
    </w:p>
    <w:p w14:paraId="2F6B753B" w14:textId="77777777" w:rsidR="008A2CF3" w:rsidRPr="00FB7CCC" w:rsidRDefault="008A2CF3" w:rsidP="00F56327">
      <w:pPr>
        <w:pStyle w:val="NormalIndent"/>
        <w:rPr>
          <w:ins w:id="49" w:author="vtsoft" w:date="2014-12-29T16:04:00Z"/>
        </w:rPr>
        <w:pPrChange w:id="50" w:author="Christian Andre Palomino Solis" w:date="2020-12-10T17:30:00Z">
          <w:pPr>
            <w:pStyle w:val="NormalIndent"/>
            <w:ind w:left="0" w:firstLine="562"/>
            <w:jc w:val="both"/>
          </w:pPr>
        </w:pPrChange>
      </w:pPr>
      <w:ins w:id="51" w:author="vtsoft" w:date="2014-12-29T16:04:00Z">
        <w:r w:rsidRPr="002A286E">
          <w:t xml:space="preserve">System functions includes: system administration, user/right management, category </w:t>
        </w:r>
        <w:proofErr w:type="spellStart"/>
        <w:r w:rsidRPr="002A286E">
          <w:lastRenderedPageBreak/>
          <w:t>management</w:t>
        </w:r>
        <w:proofErr w:type="gramStart"/>
        <w:r>
          <w:t>,etc</w:t>
        </w:r>
        <w:proofErr w:type="spellEnd"/>
        <w:proofErr w:type="gramEnd"/>
        <w:r w:rsidRPr="002A286E">
          <w:t>…</w:t>
        </w:r>
      </w:ins>
    </w:p>
    <w:p w14:paraId="487D13B4" w14:textId="77777777" w:rsidR="008A2CF3" w:rsidRPr="00FB7CCC" w:rsidRDefault="008A2CF3" w:rsidP="00F56327">
      <w:pPr>
        <w:pStyle w:val="NormalIndent"/>
        <w:pPrChange w:id="52" w:author="Christian Andre Palomino Solis" w:date="2020-12-10T17:30:00Z">
          <w:pPr>
            <w:pStyle w:val="NormalIndent"/>
            <w:ind w:left="0" w:firstLine="562"/>
            <w:jc w:val="both"/>
          </w:pPr>
        </w:pPrChange>
      </w:pPr>
    </w:p>
    <w:p w14:paraId="0169ADDF" w14:textId="77777777" w:rsidR="002A286E" w:rsidRPr="003F005F" w:rsidRDefault="002A286E" w:rsidP="00F56327">
      <w:pPr>
        <w:pStyle w:val="NormalIndent"/>
        <w:pPrChange w:id="53" w:author="Christian Andre Palomino Solis" w:date="2020-12-10T17:30:00Z">
          <w:pPr>
            <w:pStyle w:val="NormalIndent"/>
            <w:ind w:left="0"/>
          </w:pPr>
        </w:pPrChange>
      </w:pPr>
    </w:p>
    <w:p w14:paraId="4E3FF072" w14:textId="77777777" w:rsidR="00997256" w:rsidRPr="003F005F" w:rsidRDefault="004A7C18" w:rsidP="007C00C7">
      <w:pPr>
        <w:pStyle w:val="Heading2"/>
        <w:rPr>
          <w:color w:val="auto"/>
          <w:szCs w:val="24"/>
        </w:rPr>
      </w:pPr>
      <w:bookmarkStart w:id="54" w:name="_Toc407175813"/>
      <w:r>
        <w:rPr>
          <w:color w:val="auto"/>
          <w:szCs w:val="24"/>
        </w:rPr>
        <w:t>Terms and abbreviations</w:t>
      </w:r>
      <w:bookmarkEnd w:id="54"/>
    </w:p>
    <w:tbl>
      <w:tblPr>
        <w:tblW w:w="8647" w:type="dxa"/>
        <w:tblInd w:w="67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593"/>
        <w:gridCol w:w="4644"/>
        <w:gridCol w:w="2410"/>
      </w:tblGrid>
      <w:tr w:rsidR="00997256" w:rsidRPr="003F005F" w14:paraId="1E46DB56" w14:textId="77777777">
        <w:trPr>
          <w:tblHeader/>
        </w:trPr>
        <w:tc>
          <w:tcPr>
            <w:tcW w:w="1593" w:type="dxa"/>
            <w:shd w:val="pct5" w:color="auto" w:fill="FFFFFF"/>
          </w:tcPr>
          <w:p w14:paraId="05F8143E" w14:textId="77777777" w:rsidR="00997256" w:rsidRPr="003F005F" w:rsidRDefault="004A7C18" w:rsidP="00CD6B60">
            <w:pPr>
              <w:pStyle w:val="Bang"/>
              <w:spacing w:before="40" w:after="40"/>
              <w:jc w:val="center"/>
              <w:rPr>
                <w:rFonts w:cs="Times New Roman"/>
                <w:b/>
                <w:sz w:val="24"/>
                <w:szCs w:val="24"/>
              </w:rPr>
            </w:pPr>
            <w:r>
              <w:rPr>
                <w:rFonts w:cs="Times New Roman"/>
                <w:b/>
                <w:sz w:val="24"/>
                <w:szCs w:val="24"/>
              </w:rPr>
              <w:t>Terms</w:t>
            </w:r>
          </w:p>
        </w:tc>
        <w:tc>
          <w:tcPr>
            <w:tcW w:w="4644" w:type="dxa"/>
            <w:shd w:val="pct5" w:color="auto" w:fill="FFFFFF"/>
          </w:tcPr>
          <w:p w14:paraId="192D50C3" w14:textId="77777777" w:rsidR="00997256" w:rsidRPr="003F005F" w:rsidRDefault="004A7C18" w:rsidP="00CD6B60">
            <w:pPr>
              <w:pStyle w:val="Bang"/>
              <w:spacing w:before="40" w:after="40"/>
              <w:jc w:val="center"/>
              <w:rPr>
                <w:rFonts w:cs="Times New Roman"/>
                <w:b/>
                <w:sz w:val="24"/>
                <w:szCs w:val="24"/>
              </w:rPr>
            </w:pPr>
            <w:r>
              <w:rPr>
                <w:rFonts w:cs="Times New Roman"/>
                <w:b/>
                <w:sz w:val="24"/>
                <w:szCs w:val="24"/>
              </w:rPr>
              <w:t>Definition</w:t>
            </w:r>
          </w:p>
        </w:tc>
        <w:tc>
          <w:tcPr>
            <w:tcW w:w="2410" w:type="dxa"/>
            <w:shd w:val="pct5" w:color="auto" w:fill="FFFFFF"/>
          </w:tcPr>
          <w:p w14:paraId="7A801231" w14:textId="77777777" w:rsidR="00997256" w:rsidRPr="003F005F" w:rsidRDefault="004A7C18" w:rsidP="00CD6B60">
            <w:pPr>
              <w:pStyle w:val="Bang"/>
              <w:spacing w:before="40" w:after="40"/>
              <w:jc w:val="center"/>
              <w:rPr>
                <w:rFonts w:cs="Times New Roman"/>
                <w:b/>
                <w:sz w:val="24"/>
                <w:szCs w:val="24"/>
              </w:rPr>
            </w:pPr>
            <w:r>
              <w:rPr>
                <w:rFonts w:cs="Times New Roman"/>
                <w:b/>
                <w:sz w:val="24"/>
                <w:szCs w:val="24"/>
              </w:rPr>
              <w:t>Description</w:t>
            </w:r>
          </w:p>
        </w:tc>
      </w:tr>
      <w:tr w:rsidR="00997256" w:rsidRPr="003F005F" w14:paraId="6E6EF914" w14:textId="77777777">
        <w:tc>
          <w:tcPr>
            <w:tcW w:w="1593" w:type="dxa"/>
          </w:tcPr>
          <w:p w14:paraId="1F593DB3" w14:textId="77777777" w:rsidR="00997256" w:rsidRPr="003F005F" w:rsidRDefault="00997256" w:rsidP="00CD6B60">
            <w:pPr>
              <w:spacing w:before="40" w:after="40" w:line="240" w:lineRule="auto"/>
              <w:rPr>
                <w:rFonts w:cs="Times New Roman"/>
                <w:sz w:val="24"/>
              </w:rPr>
            </w:pPr>
          </w:p>
        </w:tc>
        <w:tc>
          <w:tcPr>
            <w:tcW w:w="4644" w:type="dxa"/>
          </w:tcPr>
          <w:p w14:paraId="3DA0AC22" w14:textId="77777777" w:rsidR="00997256" w:rsidRPr="003F005F" w:rsidRDefault="00997256" w:rsidP="00CD6B60">
            <w:pPr>
              <w:spacing w:before="40" w:after="40" w:line="240" w:lineRule="auto"/>
              <w:rPr>
                <w:rFonts w:cs="Times New Roman"/>
                <w:sz w:val="24"/>
              </w:rPr>
            </w:pPr>
          </w:p>
        </w:tc>
        <w:tc>
          <w:tcPr>
            <w:tcW w:w="2410" w:type="dxa"/>
          </w:tcPr>
          <w:p w14:paraId="57F85F5B" w14:textId="77777777" w:rsidR="00997256" w:rsidRPr="003F005F" w:rsidRDefault="00997256" w:rsidP="00CD6B60">
            <w:pPr>
              <w:spacing w:before="40" w:after="40" w:line="240" w:lineRule="auto"/>
              <w:rPr>
                <w:rFonts w:cs="Times New Roman"/>
                <w:sz w:val="24"/>
              </w:rPr>
            </w:pPr>
          </w:p>
        </w:tc>
      </w:tr>
      <w:tr w:rsidR="00997256" w:rsidRPr="003F005F" w14:paraId="04C29ECA" w14:textId="77777777">
        <w:tc>
          <w:tcPr>
            <w:tcW w:w="1593" w:type="dxa"/>
          </w:tcPr>
          <w:p w14:paraId="325657FF" w14:textId="77777777" w:rsidR="00997256" w:rsidRPr="003F005F" w:rsidRDefault="00997256" w:rsidP="00CD6B60">
            <w:pPr>
              <w:spacing w:before="40" w:after="40" w:line="240" w:lineRule="auto"/>
              <w:rPr>
                <w:rFonts w:cs="Times New Roman"/>
                <w:sz w:val="24"/>
              </w:rPr>
            </w:pPr>
          </w:p>
        </w:tc>
        <w:tc>
          <w:tcPr>
            <w:tcW w:w="4644" w:type="dxa"/>
          </w:tcPr>
          <w:p w14:paraId="357AA27C" w14:textId="77777777" w:rsidR="00997256" w:rsidRPr="003F005F" w:rsidRDefault="00997256" w:rsidP="00CD6B60">
            <w:pPr>
              <w:spacing w:before="40" w:after="40" w:line="240" w:lineRule="auto"/>
              <w:rPr>
                <w:rFonts w:cs="Times New Roman"/>
                <w:sz w:val="24"/>
              </w:rPr>
            </w:pPr>
          </w:p>
        </w:tc>
        <w:tc>
          <w:tcPr>
            <w:tcW w:w="2410" w:type="dxa"/>
          </w:tcPr>
          <w:p w14:paraId="3CB84883" w14:textId="77777777" w:rsidR="00997256" w:rsidRPr="003F005F" w:rsidRDefault="00997256" w:rsidP="00CD6B60">
            <w:pPr>
              <w:spacing w:before="40" w:after="40" w:line="240" w:lineRule="auto"/>
              <w:rPr>
                <w:rFonts w:cs="Times New Roman"/>
                <w:sz w:val="24"/>
              </w:rPr>
            </w:pPr>
          </w:p>
        </w:tc>
      </w:tr>
      <w:tr w:rsidR="00997256" w:rsidRPr="003F005F" w14:paraId="2CC8D4A0" w14:textId="77777777">
        <w:tc>
          <w:tcPr>
            <w:tcW w:w="1593" w:type="dxa"/>
          </w:tcPr>
          <w:p w14:paraId="39524CA7" w14:textId="77777777" w:rsidR="00997256" w:rsidRPr="003F005F" w:rsidRDefault="00997256" w:rsidP="00CD6B60">
            <w:pPr>
              <w:spacing w:before="40" w:after="40" w:line="240" w:lineRule="auto"/>
              <w:rPr>
                <w:rFonts w:cs="Times New Roman"/>
                <w:sz w:val="24"/>
              </w:rPr>
            </w:pPr>
          </w:p>
        </w:tc>
        <w:tc>
          <w:tcPr>
            <w:tcW w:w="4644" w:type="dxa"/>
          </w:tcPr>
          <w:p w14:paraId="25536F06" w14:textId="77777777" w:rsidR="00997256" w:rsidRPr="003F005F" w:rsidRDefault="00997256" w:rsidP="00CD6B60">
            <w:pPr>
              <w:spacing w:before="40" w:after="40" w:line="240" w:lineRule="auto"/>
              <w:rPr>
                <w:rFonts w:cs="Times New Roman"/>
                <w:sz w:val="24"/>
              </w:rPr>
            </w:pPr>
          </w:p>
        </w:tc>
        <w:tc>
          <w:tcPr>
            <w:tcW w:w="2410" w:type="dxa"/>
          </w:tcPr>
          <w:p w14:paraId="0CD6F02E" w14:textId="77777777" w:rsidR="00997256" w:rsidRPr="003F005F" w:rsidRDefault="00997256" w:rsidP="00CD6B60">
            <w:pPr>
              <w:spacing w:before="40" w:after="40" w:line="240" w:lineRule="auto"/>
              <w:rPr>
                <w:rFonts w:cs="Times New Roman"/>
                <w:sz w:val="24"/>
              </w:rPr>
            </w:pPr>
          </w:p>
        </w:tc>
      </w:tr>
      <w:tr w:rsidR="00997256" w:rsidRPr="003F005F" w14:paraId="6316B523" w14:textId="77777777">
        <w:tc>
          <w:tcPr>
            <w:tcW w:w="1593" w:type="dxa"/>
          </w:tcPr>
          <w:p w14:paraId="2F91D5A4" w14:textId="77777777" w:rsidR="00997256" w:rsidRPr="003F005F" w:rsidRDefault="00997256" w:rsidP="00CD6B60">
            <w:pPr>
              <w:spacing w:before="40" w:after="40" w:line="240" w:lineRule="auto"/>
              <w:rPr>
                <w:rFonts w:cs="Times New Roman"/>
                <w:sz w:val="24"/>
              </w:rPr>
            </w:pPr>
          </w:p>
        </w:tc>
        <w:tc>
          <w:tcPr>
            <w:tcW w:w="4644" w:type="dxa"/>
          </w:tcPr>
          <w:p w14:paraId="08BDD46A" w14:textId="77777777" w:rsidR="00997256" w:rsidRPr="003F005F" w:rsidRDefault="00997256" w:rsidP="00CD6B60">
            <w:pPr>
              <w:spacing w:before="40" w:after="40" w:line="240" w:lineRule="auto"/>
              <w:rPr>
                <w:rFonts w:cs="Times New Roman"/>
                <w:sz w:val="24"/>
              </w:rPr>
            </w:pPr>
          </w:p>
        </w:tc>
        <w:tc>
          <w:tcPr>
            <w:tcW w:w="2410" w:type="dxa"/>
          </w:tcPr>
          <w:p w14:paraId="758AA632" w14:textId="77777777" w:rsidR="00997256" w:rsidRPr="003F005F" w:rsidRDefault="00997256" w:rsidP="00CD6B60">
            <w:pPr>
              <w:spacing w:before="40" w:after="40" w:line="240" w:lineRule="auto"/>
              <w:rPr>
                <w:rFonts w:cs="Times New Roman"/>
                <w:sz w:val="24"/>
              </w:rPr>
            </w:pPr>
          </w:p>
        </w:tc>
      </w:tr>
      <w:tr w:rsidR="00997256" w:rsidRPr="003F005F" w14:paraId="39727D41" w14:textId="77777777">
        <w:tc>
          <w:tcPr>
            <w:tcW w:w="1593" w:type="dxa"/>
          </w:tcPr>
          <w:p w14:paraId="792FEBFC" w14:textId="77777777" w:rsidR="00997256" w:rsidRPr="003F005F" w:rsidRDefault="00997256" w:rsidP="00CD6B60">
            <w:pPr>
              <w:spacing w:before="40" w:after="40" w:line="240" w:lineRule="auto"/>
              <w:rPr>
                <w:rFonts w:cs="Times New Roman"/>
                <w:sz w:val="24"/>
              </w:rPr>
            </w:pPr>
          </w:p>
        </w:tc>
        <w:tc>
          <w:tcPr>
            <w:tcW w:w="4644" w:type="dxa"/>
          </w:tcPr>
          <w:p w14:paraId="3E7D0E72" w14:textId="77777777" w:rsidR="00997256" w:rsidRPr="003F005F" w:rsidRDefault="00997256" w:rsidP="00CD6B60">
            <w:pPr>
              <w:spacing w:before="40" w:after="40" w:line="240" w:lineRule="auto"/>
              <w:rPr>
                <w:rFonts w:cs="Times New Roman"/>
                <w:sz w:val="24"/>
              </w:rPr>
            </w:pPr>
          </w:p>
        </w:tc>
        <w:tc>
          <w:tcPr>
            <w:tcW w:w="2410" w:type="dxa"/>
          </w:tcPr>
          <w:p w14:paraId="5E9FF478" w14:textId="77777777" w:rsidR="00997256" w:rsidRPr="003F005F" w:rsidRDefault="00997256" w:rsidP="00CD6B60">
            <w:pPr>
              <w:spacing w:before="40" w:after="40" w:line="240" w:lineRule="auto"/>
              <w:rPr>
                <w:rFonts w:cs="Times New Roman"/>
                <w:sz w:val="24"/>
              </w:rPr>
            </w:pPr>
          </w:p>
        </w:tc>
      </w:tr>
      <w:tr w:rsidR="00997256" w:rsidRPr="003F005F" w14:paraId="35100324" w14:textId="77777777">
        <w:tc>
          <w:tcPr>
            <w:tcW w:w="1593" w:type="dxa"/>
          </w:tcPr>
          <w:p w14:paraId="783C0266" w14:textId="77777777" w:rsidR="00997256" w:rsidRPr="003F005F" w:rsidRDefault="00997256" w:rsidP="00CD6B60">
            <w:pPr>
              <w:spacing w:before="40" w:after="40" w:line="240" w:lineRule="auto"/>
              <w:rPr>
                <w:rFonts w:cs="Times New Roman"/>
                <w:sz w:val="24"/>
              </w:rPr>
            </w:pPr>
          </w:p>
        </w:tc>
        <w:tc>
          <w:tcPr>
            <w:tcW w:w="4644" w:type="dxa"/>
          </w:tcPr>
          <w:p w14:paraId="3134F074" w14:textId="77777777" w:rsidR="00997256" w:rsidRPr="003F005F" w:rsidRDefault="00997256" w:rsidP="00CD6B60">
            <w:pPr>
              <w:spacing w:before="40" w:after="40" w:line="240" w:lineRule="auto"/>
              <w:rPr>
                <w:rFonts w:cs="Times New Roman"/>
                <w:sz w:val="24"/>
              </w:rPr>
            </w:pPr>
          </w:p>
        </w:tc>
        <w:tc>
          <w:tcPr>
            <w:tcW w:w="2410" w:type="dxa"/>
          </w:tcPr>
          <w:p w14:paraId="56F94D1C" w14:textId="77777777" w:rsidR="00997256" w:rsidRPr="003F005F" w:rsidRDefault="00997256" w:rsidP="00CD6B60">
            <w:pPr>
              <w:spacing w:before="40" w:after="40" w:line="240" w:lineRule="auto"/>
              <w:rPr>
                <w:rFonts w:cs="Times New Roman"/>
                <w:sz w:val="24"/>
              </w:rPr>
            </w:pPr>
          </w:p>
        </w:tc>
      </w:tr>
    </w:tbl>
    <w:p w14:paraId="425538FF" w14:textId="77777777" w:rsidR="009C7B97" w:rsidRPr="003F005F" w:rsidRDefault="009C7B97" w:rsidP="00F56327">
      <w:pPr>
        <w:pStyle w:val="NormalIndent"/>
        <w:rPr>
          <w:sz w:val="24"/>
        </w:rPr>
        <w:pPrChange w:id="55" w:author="Christian Andre Palomino Solis" w:date="2020-12-10T17:30:00Z">
          <w:pPr>
            <w:pStyle w:val="NormalIndent"/>
          </w:pPr>
        </w:pPrChange>
      </w:pPr>
      <w:r w:rsidRPr="003F005F">
        <w:br w:type="page"/>
      </w:r>
    </w:p>
    <w:p w14:paraId="5A785BF6" w14:textId="77777777" w:rsidR="000F71FF" w:rsidRPr="00F56327" w:rsidRDefault="004A7C18" w:rsidP="007C00C7">
      <w:pPr>
        <w:pStyle w:val="Heading2"/>
        <w:rPr>
          <w:color w:val="auto"/>
          <w:szCs w:val="24"/>
          <w:highlight w:val="yellow"/>
          <w:rPrChange w:id="56" w:author="Christian Andre Palomino Solis" w:date="2020-12-10T17:29:00Z">
            <w:rPr>
              <w:color w:val="auto"/>
              <w:szCs w:val="24"/>
            </w:rPr>
          </w:rPrChange>
        </w:rPr>
      </w:pPr>
      <w:bookmarkStart w:id="57" w:name="_Toc407175814"/>
      <w:r w:rsidRPr="00F56327">
        <w:rPr>
          <w:color w:val="auto"/>
          <w:szCs w:val="24"/>
          <w:highlight w:val="yellow"/>
          <w:rPrChange w:id="58" w:author="Christian Andre Palomino Solis" w:date="2020-12-10T17:29:00Z">
            <w:rPr>
              <w:color w:val="auto"/>
              <w:szCs w:val="24"/>
            </w:rPr>
          </w:rPrChange>
        </w:rPr>
        <w:lastRenderedPageBreak/>
        <w:t>System architecture</w:t>
      </w:r>
      <w:bookmarkEnd w:id="57"/>
    </w:p>
    <w:p w14:paraId="566CD797" w14:textId="77777777" w:rsidR="00CF1B77" w:rsidRPr="003F005F" w:rsidRDefault="004A7C18" w:rsidP="00F56327">
      <w:pPr>
        <w:pStyle w:val="NormalIndent"/>
        <w:pPrChange w:id="59" w:author="Christian Andre Palomino Solis" w:date="2020-12-10T17:30:00Z">
          <w:pPr>
            <w:pStyle w:val="NormalIndent"/>
            <w:ind w:left="0"/>
          </w:pPr>
        </w:pPrChange>
      </w:pPr>
      <w:r>
        <w:t xml:space="preserve">Logical </w:t>
      </w:r>
      <w:del w:id="60" w:author="vtsoft" w:date="2014-12-29T16:05:00Z">
        <w:r w:rsidDel="008A2CF3">
          <w:delText xml:space="preserve">system </w:delText>
        </w:r>
      </w:del>
      <w:r>
        <w:t>architecture</w:t>
      </w:r>
      <w:ins w:id="61" w:author="vtsoft" w:date="2014-12-29T16:05:00Z">
        <w:r w:rsidR="008A2CF3">
          <w:t xml:space="preserve"> </w:t>
        </w:r>
        <w:proofErr w:type="gramStart"/>
        <w:r w:rsidR="008A2CF3">
          <w:t>of  the</w:t>
        </w:r>
        <w:proofErr w:type="gramEnd"/>
        <w:r w:rsidR="008A2CF3">
          <w:t xml:space="preserve"> system</w:t>
        </w:r>
      </w:ins>
    </w:p>
    <w:p w14:paraId="289792ED" w14:textId="77777777" w:rsidR="00407178" w:rsidRPr="003F005F" w:rsidRDefault="00E048B6" w:rsidP="00F56327">
      <w:pPr>
        <w:pStyle w:val="NormalIndent"/>
        <w:pPrChange w:id="62" w:author="Christian Andre Palomino Solis" w:date="2020-12-10T17:30:00Z">
          <w:pPr>
            <w:pStyle w:val="NormalIndent"/>
            <w:ind w:left="0"/>
          </w:pPr>
        </w:pPrChange>
      </w:pPr>
      <w:r>
        <w:object w:dxaOrig="16173" w:dyaOrig="11565" w14:anchorId="39002D36">
          <v:shape id="_x0000_i1025" type="#_x0000_t75" style="width:457.5pt;height:325.5pt" o:ole="">
            <v:imagedata r:id="rId11" o:title=""/>
          </v:shape>
          <o:OLEObject Type="Embed" ProgID="Visio.Drawing.11" ShapeID="_x0000_i1025" DrawAspect="Content" ObjectID="_1669126682" r:id="rId12"/>
        </w:object>
      </w:r>
    </w:p>
    <w:p w14:paraId="59EC441F" w14:textId="77777777" w:rsidR="0014400E" w:rsidRPr="00F56327" w:rsidRDefault="0045792D" w:rsidP="00F56327">
      <w:pPr>
        <w:pStyle w:val="NormalIndent"/>
        <w:rPr>
          <w:rPrChange w:id="63" w:author="Christian Andre Palomino Solis" w:date="2020-12-10T17:30:00Z">
            <w:rPr/>
          </w:rPrChange>
        </w:rPr>
        <w:pPrChange w:id="64" w:author="Christian Andre Palomino Solis" w:date="2020-12-10T17:30:00Z">
          <w:pPr>
            <w:pStyle w:val="NormalIndent"/>
            <w:ind w:left="0"/>
          </w:pPr>
        </w:pPrChange>
      </w:pPr>
      <w:r w:rsidRPr="00F56327">
        <w:rPr>
          <w:rPrChange w:id="65" w:author="Christian Andre Palomino Solis" w:date="2020-12-10T17:30:00Z">
            <w:rPr/>
          </w:rPrChange>
        </w:rPr>
        <w:t xml:space="preserve">Physical </w:t>
      </w:r>
      <w:del w:id="66" w:author="vtsoft" w:date="2014-12-29T16:05:00Z">
        <w:r w:rsidRPr="00F56327" w:rsidDel="008A2CF3">
          <w:rPr>
            <w:rPrChange w:id="67" w:author="Christian Andre Palomino Solis" w:date="2020-12-10T17:30:00Z">
              <w:rPr/>
            </w:rPrChange>
          </w:rPr>
          <w:delText xml:space="preserve">system </w:delText>
        </w:r>
      </w:del>
      <w:r w:rsidRPr="00F56327">
        <w:rPr>
          <w:rPrChange w:id="68" w:author="Christian Andre Palomino Solis" w:date="2020-12-10T17:30:00Z">
            <w:rPr/>
          </w:rPrChange>
        </w:rPr>
        <w:t>architecture</w:t>
      </w:r>
      <w:ins w:id="69" w:author="vtsoft" w:date="2014-12-29T16:06:00Z">
        <w:r w:rsidR="008A2CF3" w:rsidRPr="00F56327">
          <w:rPr>
            <w:rPrChange w:id="70" w:author="Christian Andre Palomino Solis" w:date="2020-12-10T17:30:00Z">
              <w:rPr/>
            </w:rPrChange>
          </w:rPr>
          <w:t xml:space="preserve"> of the system</w:t>
        </w:r>
      </w:ins>
    </w:p>
    <w:p w14:paraId="77C0ACB1" w14:textId="77777777" w:rsidR="00F56327" w:rsidRDefault="00FD46AE" w:rsidP="00F56327">
      <w:pPr>
        <w:pStyle w:val="NormalIndent"/>
        <w:rPr>
          <w:ins w:id="71" w:author="Christian Andre Palomino Solis" w:date="2020-12-10T17:30:00Z"/>
        </w:rPr>
      </w:pPr>
      <w:r>
        <w:object w:dxaOrig="10343" w:dyaOrig="13082" w14:anchorId="56D33EB1">
          <v:shape id="_x0000_i1026" type="#_x0000_t75" style="width:420pt;height:528.75pt" o:ole="">
            <v:imagedata r:id="rId13" o:title=""/>
          </v:shape>
          <o:OLEObject Type="Embed" ProgID="Visio.Drawing.11" ShapeID="_x0000_i1026" DrawAspect="Content" ObjectID="_1669126683" r:id="rId14"/>
        </w:object>
      </w:r>
    </w:p>
    <w:p w14:paraId="57FE31AD" w14:textId="07CA5237" w:rsidR="002A79B3" w:rsidRDefault="002A79B3" w:rsidP="00F56327">
      <w:pPr>
        <w:pStyle w:val="NormalIndent"/>
        <w:rPr>
          <w:ins w:id="72" w:author="Christian Andre Palomino Solis" w:date="2020-12-10T17:30:00Z"/>
          <w:sz w:val="24"/>
        </w:rPr>
        <w:pPrChange w:id="73" w:author="Christian Andre Palomino Solis" w:date="2020-12-10T17:30:00Z">
          <w:pPr>
            <w:pStyle w:val="NormalIndent"/>
            <w:ind w:left="0"/>
          </w:pPr>
        </w:pPrChange>
      </w:pPr>
    </w:p>
    <w:p w14:paraId="35AE02A7" w14:textId="77777777" w:rsidR="00F56327" w:rsidRDefault="00F56327" w:rsidP="00F56327">
      <w:pPr>
        <w:pStyle w:val="NormalIndent"/>
        <w:rPr>
          <w:ins w:id="74" w:author="Christian Andre Palomino Solis" w:date="2020-12-10T17:30:00Z"/>
          <w:sz w:val="24"/>
        </w:rPr>
        <w:pPrChange w:id="75" w:author="Christian Andre Palomino Solis" w:date="2020-12-10T17:30:00Z">
          <w:pPr>
            <w:pStyle w:val="NormalIndent"/>
            <w:ind w:left="0"/>
          </w:pPr>
        </w:pPrChange>
      </w:pPr>
    </w:p>
    <w:p w14:paraId="6FA8A059" w14:textId="77777777" w:rsidR="00F56327" w:rsidRDefault="00F56327" w:rsidP="00F56327">
      <w:pPr>
        <w:pStyle w:val="NormalIndent"/>
        <w:rPr>
          <w:ins w:id="76" w:author="Christian Andre Palomino Solis" w:date="2020-12-10T17:30:00Z"/>
          <w:sz w:val="24"/>
        </w:rPr>
        <w:pPrChange w:id="77" w:author="Christian Andre Palomino Solis" w:date="2020-12-10T17:30:00Z">
          <w:pPr>
            <w:pStyle w:val="NormalIndent"/>
            <w:ind w:left="0"/>
          </w:pPr>
        </w:pPrChange>
      </w:pPr>
    </w:p>
    <w:p w14:paraId="331C74D0" w14:textId="77777777" w:rsidR="00F56327" w:rsidRDefault="00F56327" w:rsidP="00F56327">
      <w:pPr>
        <w:pStyle w:val="NormalIndent"/>
        <w:rPr>
          <w:ins w:id="78" w:author="Christian Andre Palomino Solis" w:date="2020-12-10T17:30:00Z"/>
          <w:sz w:val="24"/>
        </w:rPr>
        <w:pPrChange w:id="79" w:author="Christian Andre Palomino Solis" w:date="2020-12-10T17:30:00Z">
          <w:pPr>
            <w:pStyle w:val="NormalIndent"/>
            <w:ind w:left="0"/>
          </w:pPr>
        </w:pPrChange>
      </w:pPr>
    </w:p>
    <w:p w14:paraId="65BA1A6A" w14:textId="77777777" w:rsidR="00F56327" w:rsidRDefault="00F56327" w:rsidP="00F56327">
      <w:pPr>
        <w:pStyle w:val="NormalIndent"/>
        <w:rPr>
          <w:ins w:id="80" w:author="Christian Andre Palomino Solis" w:date="2020-12-10T17:30:00Z"/>
          <w:sz w:val="24"/>
        </w:rPr>
        <w:pPrChange w:id="81" w:author="Christian Andre Palomino Solis" w:date="2020-12-10T17:30:00Z">
          <w:pPr>
            <w:pStyle w:val="NormalIndent"/>
            <w:ind w:left="0"/>
          </w:pPr>
        </w:pPrChange>
      </w:pPr>
    </w:p>
    <w:p w14:paraId="2F943FF5" w14:textId="77777777" w:rsidR="00F56327" w:rsidRDefault="00F56327" w:rsidP="00F56327">
      <w:pPr>
        <w:pStyle w:val="NormalIndent"/>
        <w:rPr>
          <w:ins w:id="82" w:author="Christian Andre Palomino Solis" w:date="2020-12-10T17:30:00Z"/>
          <w:sz w:val="24"/>
        </w:rPr>
        <w:pPrChange w:id="83" w:author="Christian Andre Palomino Solis" w:date="2020-12-10T17:30:00Z">
          <w:pPr>
            <w:pStyle w:val="NormalIndent"/>
            <w:ind w:left="0"/>
          </w:pPr>
        </w:pPrChange>
      </w:pPr>
    </w:p>
    <w:p w14:paraId="65665F9C" w14:textId="77777777" w:rsidR="00F56327" w:rsidRPr="003F005F" w:rsidRDefault="00F56327" w:rsidP="00F56327">
      <w:pPr>
        <w:pStyle w:val="NormalIndent"/>
        <w:rPr>
          <w:sz w:val="24"/>
        </w:rPr>
        <w:pPrChange w:id="84" w:author="Christian Andre Palomino Solis" w:date="2020-12-10T17:30:00Z">
          <w:pPr>
            <w:pStyle w:val="NormalIndent"/>
            <w:ind w:left="0"/>
          </w:pPr>
        </w:pPrChange>
      </w:pPr>
    </w:p>
    <w:p w14:paraId="4DC4A093" w14:textId="77777777" w:rsidR="00050E06" w:rsidRPr="003F005F" w:rsidRDefault="00217F85" w:rsidP="007C00C7">
      <w:pPr>
        <w:pStyle w:val="Heading2"/>
        <w:rPr>
          <w:color w:val="auto"/>
          <w:szCs w:val="24"/>
        </w:rPr>
      </w:pPr>
      <w:bookmarkStart w:id="85" w:name="_Toc407175815"/>
      <w:r>
        <w:rPr>
          <w:color w:val="auto"/>
          <w:szCs w:val="24"/>
        </w:rPr>
        <w:lastRenderedPageBreak/>
        <w:t>Document Structure</w:t>
      </w:r>
      <w:r w:rsidR="004524E2" w:rsidRPr="003F005F">
        <w:rPr>
          <w:color w:val="auto"/>
          <w:szCs w:val="24"/>
        </w:rPr>
        <w:t>:</w:t>
      </w:r>
      <w:bookmarkEnd w:id="85"/>
    </w:p>
    <w:p w14:paraId="0B51025E" w14:textId="77777777" w:rsidR="00297646" w:rsidRPr="003F005F" w:rsidRDefault="00B0625F" w:rsidP="00F56327">
      <w:pPr>
        <w:pStyle w:val="NormalIndent"/>
        <w:pPrChange w:id="86" w:author="Christian Andre Palomino Solis" w:date="2020-12-10T17:30:00Z">
          <w:pPr>
            <w:pStyle w:val="NormalIndent"/>
          </w:pPr>
        </w:pPrChange>
      </w:pPr>
      <w:r>
        <w:t>This document has 5 sections:</w:t>
      </w:r>
    </w:p>
    <w:p w14:paraId="3DD49741" w14:textId="77777777" w:rsidR="00B66027" w:rsidRPr="003F005F" w:rsidRDefault="00EC1950" w:rsidP="00F56327">
      <w:pPr>
        <w:pStyle w:val="NormalIndent"/>
        <w:numPr>
          <w:ilvl w:val="0"/>
          <w:numId w:val="12"/>
        </w:numPr>
        <w:pPrChange w:id="87" w:author="Christian Andre Palomino Solis" w:date="2020-12-10T17:30:00Z">
          <w:pPr>
            <w:pStyle w:val="NormalIndent"/>
            <w:numPr>
              <w:numId w:val="12"/>
            </w:numPr>
            <w:tabs>
              <w:tab w:val="num" w:pos="922"/>
            </w:tabs>
            <w:ind w:left="922" w:hanging="360"/>
          </w:pPr>
        </w:pPrChange>
      </w:pPr>
      <w:r>
        <w:t>Section</w:t>
      </w:r>
      <w:r w:rsidR="00297646" w:rsidRPr="003F005F">
        <w:t xml:space="preserve"> 1</w:t>
      </w:r>
      <w:r w:rsidR="00031293" w:rsidRPr="003F005F">
        <w:t xml:space="preserve">: </w:t>
      </w:r>
      <w:r>
        <w:t>Introduction</w:t>
      </w:r>
      <w:r w:rsidR="00407178" w:rsidRPr="003F005F">
        <w:t>:</w:t>
      </w:r>
      <w:r>
        <w:t xml:space="preserve"> state the purpose of the document, terms and abbreviation and the user of document</w:t>
      </w:r>
    </w:p>
    <w:p w14:paraId="1FBB80EA" w14:textId="6EB04AFC" w:rsidR="00374BDD" w:rsidRPr="003F005F" w:rsidRDefault="00EC1950" w:rsidP="00F56327">
      <w:pPr>
        <w:pStyle w:val="NormalIndent"/>
        <w:numPr>
          <w:ilvl w:val="0"/>
          <w:numId w:val="12"/>
        </w:numPr>
        <w:pPrChange w:id="88" w:author="Christian Andre Palomino Solis" w:date="2020-12-10T17:30:00Z">
          <w:pPr>
            <w:pStyle w:val="NormalIndent"/>
            <w:numPr>
              <w:numId w:val="12"/>
            </w:numPr>
            <w:tabs>
              <w:tab w:val="num" w:pos="922"/>
            </w:tabs>
            <w:ind w:left="922" w:hanging="360"/>
          </w:pPr>
        </w:pPrChange>
      </w:pPr>
      <w:r>
        <w:t>Section</w:t>
      </w:r>
      <w:r w:rsidR="00297646" w:rsidRPr="003F005F">
        <w:t xml:space="preserve"> 2</w:t>
      </w:r>
      <w:r w:rsidR="00031293" w:rsidRPr="003F005F">
        <w:t xml:space="preserve">: </w:t>
      </w:r>
      <w:r>
        <w:t xml:space="preserve">State environment requirements of </w:t>
      </w:r>
      <w:r w:rsidR="00FD46AE">
        <w:t xml:space="preserve"> </w:t>
      </w:r>
      <w:del w:id="89" w:author="Christian Andre Palomino Solis" w:date="2020-12-10T17:30:00Z">
        <w:r w:rsidR="00FD46AE" w:rsidDel="00F56327">
          <w:delText>Voice Background Music</w:delText>
        </w:r>
      </w:del>
      <w:ins w:id="90" w:author="Christian Andre Palomino Solis" w:date="2020-12-10T17:30:00Z">
        <w:r w:rsidR="00F56327">
          <w:t>XXXXXXXXXXX</w:t>
        </w:r>
      </w:ins>
      <w:r>
        <w:t xml:space="preserve"> System</w:t>
      </w:r>
    </w:p>
    <w:p w14:paraId="774D64D9" w14:textId="77777777" w:rsidR="00374BDD" w:rsidRPr="003F005F" w:rsidRDefault="000E4AC2" w:rsidP="00F56327">
      <w:pPr>
        <w:pStyle w:val="NormalIndent"/>
        <w:numPr>
          <w:ilvl w:val="0"/>
          <w:numId w:val="12"/>
        </w:numPr>
        <w:pPrChange w:id="91" w:author="Christian Andre Palomino Solis" w:date="2020-12-10T17:30:00Z">
          <w:pPr>
            <w:pStyle w:val="NormalIndent"/>
            <w:numPr>
              <w:numId w:val="12"/>
            </w:numPr>
            <w:tabs>
              <w:tab w:val="num" w:pos="922"/>
            </w:tabs>
            <w:ind w:left="922" w:hanging="360"/>
          </w:pPr>
        </w:pPrChange>
      </w:pPr>
      <w:r>
        <w:t>Section</w:t>
      </w:r>
      <w:r w:rsidR="00297646" w:rsidRPr="003F005F">
        <w:t xml:space="preserve"> 3</w:t>
      </w:r>
      <w:r w:rsidR="00031293" w:rsidRPr="003F005F">
        <w:t xml:space="preserve">: </w:t>
      </w:r>
      <w:del w:id="92" w:author="vtsoft" w:date="2014-12-29T16:06:00Z">
        <w:r w:rsidDel="008A2CF3">
          <w:delText>Describe installation step by step</w:delText>
        </w:r>
      </w:del>
      <w:ins w:id="93" w:author="vtsoft" w:date="2014-12-29T16:06:00Z">
        <w:r w:rsidR="008A2CF3">
          <w:t>Installation instruction</w:t>
        </w:r>
      </w:ins>
    </w:p>
    <w:p w14:paraId="6F22E2D9" w14:textId="77777777" w:rsidR="00A4764A" w:rsidRPr="003F005F" w:rsidRDefault="000E4AC2" w:rsidP="00F56327">
      <w:pPr>
        <w:pStyle w:val="NormalIndent"/>
        <w:numPr>
          <w:ilvl w:val="0"/>
          <w:numId w:val="12"/>
        </w:numPr>
        <w:pPrChange w:id="94" w:author="Christian Andre Palomino Solis" w:date="2020-12-10T17:30:00Z">
          <w:pPr>
            <w:pStyle w:val="NormalIndent"/>
            <w:numPr>
              <w:numId w:val="12"/>
            </w:numPr>
            <w:tabs>
              <w:tab w:val="num" w:pos="922"/>
            </w:tabs>
            <w:ind w:left="922" w:hanging="360"/>
          </w:pPr>
        </w:pPrChange>
      </w:pPr>
      <w:r>
        <w:t>Section</w:t>
      </w:r>
      <w:r w:rsidR="00297646" w:rsidRPr="003F005F">
        <w:t xml:space="preserve"> 4</w:t>
      </w:r>
      <w:r w:rsidR="00031293" w:rsidRPr="003F005F">
        <w:t xml:space="preserve">: </w:t>
      </w:r>
      <w:r>
        <w:t>Security, backup policy of system</w:t>
      </w:r>
    </w:p>
    <w:p w14:paraId="28658F27" w14:textId="77777777" w:rsidR="00295038" w:rsidRPr="003F005F" w:rsidRDefault="000E4AC2" w:rsidP="00F56327">
      <w:pPr>
        <w:pStyle w:val="NormalIndent"/>
        <w:numPr>
          <w:ilvl w:val="0"/>
          <w:numId w:val="12"/>
        </w:numPr>
        <w:pPrChange w:id="95" w:author="Christian Andre Palomino Solis" w:date="2020-12-10T17:30:00Z">
          <w:pPr>
            <w:pStyle w:val="NormalIndent"/>
            <w:numPr>
              <w:numId w:val="12"/>
            </w:numPr>
            <w:tabs>
              <w:tab w:val="num" w:pos="922"/>
            </w:tabs>
            <w:ind w:left="922" w:hanging="360"/>
          </w:pPr>
        </w:pPrChange>
      </w:pPr>
      <w:r>
        <w:t>Section</w:t>
      </w:r>
      <w:r w:rsidR="00295038" w:rsidRPr="003F005F">
        <w:t xml:space="preserve"> 5</w:t>
      </w:r>
      <w:r w:rsidR="00031293" w:rsidRPr="003F005F">
        <w:t xml:space="preserve">: </w:t>
      </w:r>
      <w:r>
        <w:t>Appendix</w:t>
      </w:r>
    </w:p>
    <w:p w14:paraId="5B31896F" w14:textId="77777777" w:rsidR="00DA1A0C" w:rsidRPr="003F005F" w:rsidRDefault="00C2677E" w:rsidP="00AE46FF">
      <w:pPr>
        <w:pStyle w:val="Heading1"/>
        <w:tabs>
          <w:tab w:val="clear" w:pos="360"/>
          <w:tab w:val="num" w:pos="567"/>
        </w:tabs>
        <w:ind w:left="567" w:hanging="567"/>
        <w:rPr>
          <w:rFonts w:ascii="Times New Roman" w:hAnsi="Times New Roman"/>
          <w:color w:val="auto"/>
        </w:rPr>
      </w:pPr>
      <w:bookmarkStart w:id="96" w:name="_Toc407175816"/>
      <w:del w:id="97" w:author="vtsoft" w:date="2014-12-29T16:06:00Z">
        <w:r w:rsidDel="008A2CF3">
          <w:rPr>
            <w:rFonts w:ascii="Times New Roman" w:hAnsi="Times New Roman"/>
            <w:color w:val="auto"/>
          </w:rPr>
          <w:lastRenderedPageBreak/>
          <w:delText xml:space="preserve">System </w:delText>
        </w:r>
      </w:del>
      <w:ins w:id="98" w:author="vtsoft" w:date="2014-12-29T16:06:00Z">
        <w:r w:rsidR="008A2CF3">
          <w:rPr>
            <w:rFonts w:ascii="Times New Roman" w:hAnsi="Times New Roman"/>
            <w:color w:val="auto"/>
          </w:rPr>
          <w:t xml:space="preserve">Installation </w:t>
        </w:r>
      </w:ins>
      <w:r>
        <w:rPr>
          <w:rFonts w:ascii="Times New Roman" w:hAnsi="Times New Roman"/>
          <w:color w:val="auto"/>
        </w:rPr>
        <w:t>environment requirement</w:t>
      </w:r>
      <w:bookmarkEnd w:id="96"/>
    </w:p>
    <w:p w14:paraId="16723EFE" w14:textId="77777777" w:rsidR="0094009A" w:rsidRPr="003F005F" w:rsidRDefault="006F51C0" w:rsidP="007C00C7">
      <w:pPr>
        <w:pStyle w:val="Heading2"/>
        <w:rPr>
          <w:color w:val="auto"/>
          <w:szCs w:val="24"/>
        </w:rPr>
      </w:pPr>
      <w:bookmarkStart w:id="99" w:name="_Toc407175817"/>
      <w:r>
        <w:rPr>
          <w:color w:val="auto"/>
          <w:szCs w:val="24"/>
        </w:rPr>
        <w:t>Application s</w:t>
      </w:r>
      <w:r w:rsidR="00C2677E">
        <w:rPr>
          <w:color w:val="auto"/>
          <w:szCs w:val="24"/>
        </w:rPr>
        <w:t>erver requirement</w:t>
      </w:r>
      <w:r w:rsidR="00B86ACF" w:rsidRPr="003F005F">
        <w:rPr>
          <w:color w:val="auto"/>
          <w:szCs w:val="24"/>
        </w:rPr>
        <w:t xml:space="preserve"> (Server)</w:t>
      </w:r>
      <w:r w:rsidR="0094009A" w:rsidRPr="003F005F">
        <w:rPr>
          <w:color w:val="auto"/>
          <w:szCs w:val="24"/>
        </w:rPr>
        <w:t>:</w:t>
      </w:r>
      <w:bookmarkEnd w:id="99"/>
    </w:p>
    <w:p w14:paraId="37E75DAE" w14:textId="77777777" w:rsidR="0010773D" w:rsidRPr="0050003B" w:rsidRDefault="00C2677E" w:rsidP="00F56327">
      <w:pPr>
        <w:pStyle w:val="NormalIndent"/>
        <w:numPr>
          <w:ilvl w:val="0"/>
          <w:numId w:val="12"/>
        </w:numPr>
        <w:pPrChange w:id="100" w:author="Christian Andre Palomino Solis" w:date="2020-12-10T17:30:00Z">
          <w:pPr>
            <w:pStyle w:val="NormalIndent"/>
            <w:numPr>
              <w:numId w:val="12"/>
            </w:numPr>
            <w:tabs>
              <w:tab w:val="num" w:pos="922"/>
            </w:tabs>
            <w:ind w:left="922" w:hanging="360"/>
          </w:pPr>
        </w:pPrChange>
      </w:pPr>
      <w:r>
        <w:t>Minimum number of server</w:t>
      </w:r>
      <w:r w:rsidR="0094009A" w:rsidRPr="003F005F">
        <w:t>:</w:t>
      </w:r>
      <w:r w:rsidR="00C13C50" w:rsidRPr="003F005F">
        <w:t xml:space="preserve"> 2</w:t>
      </w:r>
      <w:r w:rsidR="0010773D" w:rsidRPr="003F005F">
        <w:t xml:space="preserve"> server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18"/>
        <w:gridCol w:w="3841"/>
        <w:gridCol w:w="1530"/>
      </w:tblGrid>
      <w:tr w:rsidR="0010773D" w:rsidRPr="003F005F" w14:paraId="4DF38C9A" w14:textId="77777777" w:rsidTr="00407297">
        <w:trPr>
          <w:jc w:val="center"/>
        </w:trPr>
        <w:tc>
          <w:tcPr>
            <w:tcW w:w="1518" w:type="dxa"/>
            <w:tcMar>
              <w:top w:w="0" w:type="dxa"/>
              <w:left w:w="108" w:type="dxa"/>
              <w:bottom w:w="0" w:type="dxa"/>
              <w:right w:w="108" w:type="dxa"/>
            </w:tcMar>
            <w:vAlign w:val="center"/>
          </w:tcPr>
          <w:p w14:paraId="4201BA05" w14:textId="77777777" w:rsidR="0010773D" w:rsidRPr="003F005F" w:rsidRDefault="0010773D" w:rsidP="000322AE">
            <w:pPr>
              <w:spacing w:line="288" w:lineRule="auto"/>
              <w:ind w:firstLine="41"/>
              <w:jc w:val="center"/>
              <w:rPr>
                <w:rFonts w:cs="Times New Roman"/>
                <w:iCs/>
                <w:sz w:val="24"/>
              </w:rPr>
            </w:pPr>
            <w:r w:rsidRPr="003F005F">
              <w:rPr>
                <w:rFonts w:cs="Times New Roman"/>
                <w:iCs/>
                <w:sz w:val="24"/>
              </w:rPr>
              <w:t>Module</w:t>
            </w:r>
          </w:p>
        </w:tc>
        <w:tc>
          <w:tcPr>
            <w:tcW w:w="3841" w:type="dxa"/>
            <w:tcMar>
              <w:top w:w="0" w:type="dxa"/>
              <w:left w:w="108" w:type="dxa"/>
              <w:bottom w:w="0" w:type="dxa"/>
              <w:right w:w="108" w:type="dxa"/>
            </w:tcMar>
            <w:vAlign w:val="center"/>
          </w:tcPr>
          <w:p w14:paraId="574A3B8A" w14:textId="77777777" w:rsidR="0010773D" w:rsidRPr="003F005F" w:rsidRDefault="00E224E8" w:rsidP="000322AE">
            <w:pPr>
              <w:rPr>
                <w:rFonts w:cs="Times New Roman"/>
                <w:sz w:val="24"/>
              </w:rPr>
            </w:pPr>
            <w:r>
              <w:rPr>
                <w:rFonts w:cs="Times New Roman"/>
                <w:sz w:val="24"/>
              </w:rPr>
              <w:t>Specs</w:t>
            </w:r>
          </w:p>
        </w:tc>
        <w:tc>
          <w:tcPr>
            <w:tcW w:w="1530" w:type="dxa"/>
            <w:vAlign w:val="center"/>
          </w:tcPr>
          <w:p w14:paraId="55DB0249" w14:textId="77777777" w:rsidR="0010773D" w:rsidRPr="003F005F" w:rsidRDefault="00E224E8" w:rsidP="0010773D">
            <w:pPr>
              <w:spacing w:line="288" w:lineRule="auto"/>
              <w:ind w:firstLine="41"/>
              <w:jc w:val="center"/>
              <w:rPr>
                <w:rFonts w:cs="Times New Roman"/>
                <w:iCs/>
                <w:sz w:val="24"/>
              </w:rPr>
            </w:pPr>
            <w:proofErr w:type="spellStart"/>
            <w:r>
              <w:rPr>
                <w:rFonts w:cs="Times New Roman"/>
                <w:iCs/>
                <w:sz w:val="24"/>
              </w:rPr>
              <w:t>Num</w:t>
            </w:r>
            <w:proofErr w:type="spellEnd"/>
          </w:p>
        </w:tc>
      </w:tr>
      <w:tr w:rsidR="0010773D" w:rsidRPr="003F005F" w14:paraId="672AC65E" w14:textId="77777777" w:rsidTr="00407297">
        <w:trPr>
          <w:jc w:val="center"/>
        </w:trPr>
        <w:tc>
          <w:tcPr>
            <w:tcW w:w="1518" w:type="dxa"/>
            <w:tcMar>
              <w:top w:w="0" w:type="dxa"/>
              <w:left w:w="108" w:type="dxa"/>
              <w:bottom w:w="0" w:type="dxa"/>
              <w:right w:w="108" w:type="dxa"/>
            </w:tcMar>
            <w:vAlign w:val="center"/>
          </w:tcPr>
          <w:p w14:paraId="1365C0DF" w14:textId="4AF1A490" w:rsidR="0010773D" w:rsidRPr="003F005F" w:rsidRDefault="006E0AC8" w:rsidP="000C1B41">
            <w:pPr>
              <w:spacing w:line="240" w:lineRule="auto"/>
              <w:ind w:firstLine="41"/>
              <w:jc w:val="center"/>
              <w:rPr>
                <w:rFonts w:cs="Times New Roman"/>
                <w:iCs/>
                <w:sz w:val="24"/>
              </w:rPr>
            </w:pPr>
            <w:del w:id="101" w:author="Christian Andre Palomino Solis" w:date="2020-12-10T17:30:00Z">
              <w:r w:rsidDel="00F56327">
                <w:rPr>
                  <w:rFonts w:cs="Times New Roman"/>
                  <w:iCs/>
                  <w:sz w:val="24"/>
                </w:rPr>
                <w:delText>VOICE BACKGROUND</w:delText>
              </w:r>
            </w:del>
            <w:ins w:id="102" w:author="Christian Andre Palomino Solis" w:date="2020-12-10T17:30:00Z">
              <w:r w:rsidR="00F56327">
                <w:rPr>
                  <w:rFonts w:cs="Times New Roman"/>
                  <w:iCs/>
                  <w:sz w:val="24"/>
                </w:rPr>
                <w:t>XXXXXX</w:t>
              </w:r>
            </w:ins>
          </w:p>
        </w:tc>
        <w:tc>
          <w:tcPr>
            <w:tcW w:w="3841" w:type="dxa"/>
            <w:tcMar>
              <w:top w:w="0" w:type="dxa"/>
              <w:left w:w="108" w:type="dxa"/>
              <w:bottom w:w="0" w:type="dxa"/>
              <w:right w:w="108" w:type="dxa"/>
            </w:tcMar>
            <w:vAlign w:val="center"/>
          </w:tcPr>
          <w:p w14:paraId="41A4E515" w14:textId="77777777" w:rsidR="0010773D" w:rsidRPr="00F56327" w:rsidRDefault="0010773D" w:rsidP="007919FB">
            <w:pPr>
              <w:spacing w:line="240" w:lineRule="auto"/>
              <w:rPr>
                <w:rFonts w:cs="Times New Roman"/>
                <w:sz w:val="24"/>
                <w:lang w:val="es-PE"/>
                <w:rPrChange w:id="103" w:author="Christian Andre Palomino Solis" w:date="2020-12-10T17:28:00Z">
                  <w:rPr>
                    <w:rFonts w:cs="Times New Roman"/>
                    <w:sz w:val="24"/>
                  </w:rPr>
                </w:rPrChange>
              </w:rPr>
            </w:pPr>
            <w:r w:rsidRPr="00F56327">
              <w:rPr>
                <w:rFonts w:cs="Times New Roman"/>
                <w:sz w:val="24"/>
                <w:lang w:val="es-PE"/>
                <w:rPrChange w:id="104" w:author="Christian Andre Palomino Solis" w:date="2020-12-10T17:28:00Z">
                  <w:rPr>
                    <w:rFonts w:cs="Times New Roman"/>
                    <w:sz w:val="24"/>
                  </w:rPr>
                </w:rPrChange>
              </w:rPr>
              <w:t xml:space="preserve">- CPU: 12x Intel(R) </w:t>
            </w:r>
            <w:proofErr w:type="spellStart"/>
            <w:r w:rsidRPr="00F56327">
              <w:rPr>
                <w:rFonts w:cs="Times New Roman"/>
                <w:sz w:val="24"/>
                <w:lang w:val="es-PE"/>
                <w:rPrChange w:id="105" w:author="Christian Andre Palomino Solis" w:date="2020-12-10T17:28:00Z">
                  <w:rPr>
                    <w:rFonts w:cs="Times New Roman"/>
                    <w:sz w:val="24"/>
                  </w:rPr>
                </w:rPrChange>
              </w:rPr>
              <w:t>Xeon</w:t>
            </w:r>
            <w:proofErr w:type="spellEnd"/>
            <w:r w:rsidRPr="00F56327">
              <w:rPr>
                <w:rFonts w:cs="Times New Roman"/>
                <w:sz w:val="24"/>
                <w:lang w:val="es-PE"/>
                <w:rPrChange w:id="106" w:author="Christian Andre Palomino Solis" w:date="2020-12-10T17:28:00Z">
                  <w:rPr>
                    <w:rFonts w:cs="Times New Roman"/>
                    <w:sz w:val="24"/>
                  </w:rPr>
                </w:rPrChange>
              </w:rPr>
              <w:t>(R) CPU E7450 (2.4 GHz)</w:t>
            </w:r>
          </w:p>
          <w:p w14:paraId="6DF527B3" w14:textId="77777777" w:rsidR="0010773D" w:rsidRPr="003F005F" w:rsidRDefault="0010773D" w:rsidP="007919FB">
            <w:pPr>
              <w:spacing w:line="240" w:lineRule="auto"/>
              <w:rPr>
                <w:rFonts w:cs="Times New Roman"/>
                <w:sz w:val="24"/>
              </w:rPr>
            </w:pPr>
            <w:r w:rsidRPr="003F005F">
              <w:rPr>
                <w:rFonts w:cs="Times New Roman"/>
                <w:sz w:val="24"/>
              </w:rPr>
              <w:t xml:space="preserve">-  RAM:  </w:t>
            </w:r>
            <w:r w:rsidR="000C1B41">
              <w:rPr>
                <w:rFonts w:cs="Times New Roman"/>
                <w:sz w:val="24"/>
              </w:rPr>
              <w:t>16</w:t>
            </w:r>
            <w:r w:rsidRPr="003F005F">
              <w:rPr>
                <w:rFonts w:cs="Times New Roman"/>
                <w:sz w:val="24"/>
              </w:rPr>
              <w:t xml:space="preserve"> GB</w:t>
            </w:r>
          </w:p>
          <w:p w14:paraId="7100EC65" w14:textId="77777777" w:rsidR="0010773D" w:rsidRPr="003F005F" w:rsidRDefault="0010773D" w:rsidP="007919FB">
            <w:pPr>
              <w:spacing w:line="240" w:lineRule="auto"/>
              <w:rPr>
                <w:rFonts w:cs="Times New Roman"/>
                <w:sz w:val="24"/>
              </w:rPr>
            </w:pPr>
            <w:r w:rsidRPr="003F005F">
              <w:rPr>
                <w:rFonts w:cs="Times New Roman"/>
                <w:sz w:val="24"/>
              </w:rPr>
              <w:t>-  HDD:  4*300GB 15Krpm</w:t>
            </w:r>
          </w:p>
          <w:p w14:paraId="4B79CDF6" w14:textId="77777777" w:rsidR="0010773D" w:rsidRPr="003F005F" w:rsidRDefault="0010773D" w:rsidP="007919FB">
            <w:pPr>
              <w:spacing w:line="240" w:lineRule="auto"/>
              <w:rPr>
                <w:rFonts w:cs="Times New Roman"/>
                <w:sz w:val="24"/>
              </w:rPr>
            </w:pPr>
            <w:r w:rsidRPr="003F005F">
              <w:rPr>
                <w:rFonts w:cs="Times New Roman"/>
                <w:sz w:val="24"/>
              </w:rPr>
              <w:t>-  NIC: 4 x 10/100/1000Mbps</w:t>
            </w:r>
          </w:p>
          <w:p w14:paraId="1ADF262B" w14:textId="77777777" w:rsidR="0010773D" w:rsidRPr="003F005F" w:rsidRDefault="0010773D" w:rsidP="007919FB">
            <w:pPr>
              <w:spacing w:line="240" w:lineRule="auto"/>
              <w:rPr>
                <w:rFonts w:cs="Times New Roman"/>
                <w:sz w:val="24"/>
              </w:rPr>
            </w:pPr>
            <w:r w:rsidRPr="003F005F">
              <w:rPr>
                <w:rFonts w:cs="Times New Roman"/>
                <w:sz w:val="24"/>
              </w:rPr>
              <w:t xml:space="preserve">-  </w:t>
            </w:r>
            <w:r w:rsidR="006F51C0">
              <w:rPr>
                <w:rFonts w:cs="Times New Roman"/>
                <w:sz w:val="24"/>
              </w:rPr>
              <w:t>Supply</w:t>
            </w:r>
            <w:r w:rsidRPr="003F005F">
              <w:rPr>
                <w:rFonts w:cs="Times New Roman"/>
                <w:sz w:val="24"/>
              </w:rPr>
              <w:t xml:space="preserve">: N+1 power supply. </w:t>
            </w:r>
          </w:p>
          <w:p w14:paraId="7DC80441" w14:textId="77777777" w:rsidR="0010773D" w:rsidRPr="003F005F" w:rsidRDefault="0010773D" w:rsidP="007919FB">
            <w:pPr>
              <w:spacing w:line="240" w:lineRule="auto"/>
              <w:rPr>
                <w:rFonts w:cs="Times New Roman"/>
                <w:sz w:val="24"/>
              </w:rPr>
            </w:pPr>
            <w:r w:rsidRPr="003F005F">
              <w:rPr>
                <w:rFonts w:cs="Times New Roman"/>
                <w:sz w:val="24"/>
              </w:rPr>
              <w:t>- RAID: 0, 1, 5, 6</w:t>
            </w:r>
          </w:p>
          <w:p w14:paraId="7D581A23" w14:textId="77777777" w:rsidR="0010773D" w:rsidRPr="003F005F" w:rsidRDefault="0010773D" w:rsidP="007919FB">
            <w:pPr>
              <w:spacing w:line="240" w:lineRule="auto"/>
              <w:rPr>
                <w:rFonts w:cs="Times New Roman"/>
                <w:sz w:val="24"/>
              </w:rPr>
            </w:pPr>
            <w:r w:rsidRPr="003F005F">
              <w:rPr>
                <w:rFonts w:cs="Times New Roman"/>
                <w:sz w:val="24"/>
              </w:rPr>
              <w:t xml:space="preserve">- </w:t>
            </w:r>
            <w:r w:rsidR="006F51C0">
              <w:rPr>
                <w:rFonts w:cs="Times New Roman"/>
                <w:sz w:val="24"/>
              </w:rPr>
              <w:t>OS</w:t>
            </w:r>
            <w:r w:rsidRPr="003F005F">
              <w:rPr>
                <w:rFonts w:cs="Times New Roman"/>
                <w:sz w:val="24"/>
              </w:rPr>
              <w:t>: Linux</w:t>
            </w:r>
          </w:p>
          <w:p w14:paraId="37EF998A" w14:textId="77777777" w:rsidR="0010773D" w:rsidRPr="003F005F" w:rsidRDefault="0010773D" w:rsidP="007919FB">
            <w:pPr>
              <w:tabs>
                <w:tab w:val="num" w:pos="1335"/>
              </w:tabs>
              <w:overflowPunct w:val="0"/>
              <w:autoSpaceDE w:val="0"/>
              <w:autoSpaceDN w:val="0"/>
              <w:adjustRightInd w:val="0"/>
              <w:spacing w:line="240" w:lineRule="auto"/>
              <w:ind w:left="45"/>
              <w:textAlignment w:val="baseline"/>
              <w:rPr>
                <w:rFonts w:cs="Times New Roman"/>
                <w:sz w:val="24"/>
              </w:rPr>
            </w:pPr>
            <w:r w:rsidRPr="003F005F">
              <w:rPr>
                <w:rFonts w:cs="Times New Roman"/>
                <w:sz w:val="24"/>
              </w:rPr>
              <w:t>- Rack mount</w:t>
            </w:r>
          </w:p>
        </w:tc>
        <w:tc>
          <w:tcPr>
            <w:tcW w:w="1530" w:type="dxa"/>
            <w:vAlign w:val="center"/>
          </w:tcPr>
          <w:p w14:paraId="7DE22177" w14:textId="77777777" w:rsidR="0010773D" w:rsidRPr="003F005F" w:rsidRDefault="00351B0A" w:rsidP="007919FB">
            <w:pPr>
              <w:spacing w:line="240" w:lineRule="auto"/>
              <w:ind w:firstLine="41"/>
              <w:jc w:val="center"/>
              <w:rPr>
                <w:rFonts w:cs="Times New Roman"/>
                <w:iCs/>
                <w:sz w:val="24"/>
              </w:rPr>
            </w:pPr>
            <w:r>
              <w:rPr>
                <w:rFonts w:cs="Times New Roman"/>
                <w:iCs/>
                <w:sz w:val="24"/>
              </w:rPr>
              <w:t>02</w:t>
            </w:r>
          </w:p>
        </w:tc>
      </w:tr>
    </w:tbl>
    <w:p w14:paraId="6F08F2F7" w14:textId="77777777" w:rsidR="0094009A" w:rsidRPr="003F005F" w:rsidRDefault="006F51C0" w:rsidP="00F56327">
      <w:pPr>
        <w:pStyle w:val="NormalIndent"/>
        <w:numPr>
          <w:ilvl w:val="2"/>
          <w:numId w:val="12"/>
        </w:numPr>
        <w:pPrChange w:id="107" w:author="Christian Andre Palomino Solis" w:date="2020-12-10T17:30:00Z">
          <w:pPr>
            <w:pStyle w:val="NormalIndent"/>
            <w:numPr>
              <w:ilvl w:val="2"/>
              <w:numId w:val="12"/>
            </w:numPr>
            <w:tabs>
              <w:tab w:val="num" w:pos="2362"/>
            </w:tabs>
            <w:ind w:hanging="360"/>
          </w:pPr>
        </w:pPrChange>
      </w:pPr>
      <w:r>
        <w:t>Software requirement</w:t>
      </w:r>
      <w:r w:rsidR="0094009A" w:rsidRPr="003F005F">
        <w:t xml:space="preserve">: </w:t>
      </w:r>
    </w:p>
    <w:p w14:paraId="455DE05F" w14:textId="77777777" w:rsidR="0010773D" w:rsidRPr="003F005F" w:rsidRDefault="0010773D" w:rsidP="00F56327">
      <w:pPr>
        <w:pStyle w:val="NormalIndent"/>
        <w:numPr>
          <w:ilvl w:val="3"/>
          <w:numId w:val="12"/>
        </w:numPr>
        <w:pPrChange w:id="108" w:author="Christian Andre Palomino Solis" w:date="2020-12-10T17:30:00Z">
          <w:pPr>
            <w:pStyle w:val="NormalIndent"/>
            <w:numPr>
              <w:ilvl w:val="3"/>
              <w:numId w:val="12"/>
            </w:numPr>
            <w:tabs>
              <w:tab w:val="num" w:pos="3082"/>
            </w:tabs>
            <w:ind w:left="3082" w:hanging="360"/>
          </w:pPr>
        </w:pPrChange>
      </w:pPr>
      <w:r w:rsidRPr="003F005F">
        <w:t>JDK 1.6</w:t>
      </w:r>
      <w:r w:rsidR="00912F2B" w:rsidRPr="003F005F">
        <w:t xml:space="preserve"> </w:t>
      </w:r>
      <w:r w:rsidR="006F51C0">
        <w:t>or above</w:t>
      </w:r>
    </w:p>
    <w:p w14:paraId="3D75730E" w14:textId="77777777" w:rsidR="0094009A" w:rsidRPr="003F005F" w:rsidRDefault="006F51C0" w:rsidP="007C00C7">
      <w:pPr>
        <w:pStyle w:val="Heading2"/>
        <w:rPr>
          <w:color w:val="auto"/>
          <w:szCs w:val="24"/>
        </w:rPr>
      </w:pPr>
      <w:bookmarkStart w:id="109" w:name="_Toc407175818"/>
      <w:r>
        <w:rPr>
          <w:color w:val="auto"/>
          <w:szCs w:val="24"/>
        </w:rPr>
        <w:t>Database server requirement</w:t>
      </w:r>
      <w:r w:rsidR="0094009A" w:rsidRPr="003F005F">
        <w:rPr>
          <w:color w:val="auto"/>
          <w:szCs w:val="24"/>
        </w:rPr>
        <w:t>:</w:t>
      </w:r>
      <w:bookmarkEnd w:id="109"/>
    </w:p>
    <w:p w14:paraId="5DCBB20E" w14:textId="77777777" w:rsidR="00092A44" w:rsidRPr="003F005F" w:rsidRDefault="006F51C0" w:rsidP="00F56327">
      <w:pPr>
        <w:pStyle w:val="NormalIndent"/>
        <w:numPr>
          <w:ilvl w:val="1"/>
          <w:numId w:val="12"/>
        </w:numPr>
        <w:pPrChange w:id="110" w:author="Christian Andre Palomino Solis" w:date="2020-12-10T17:30:00Z">
          <w:pPr>
            <w:pStyle w:val="NormalIndent"/>
            <w:numPr>
              <w:ilvl w:val="1"/>
              <w:numId w:val="12"/>
            </w:numPr>
            <w:tabs>
              <w:tab w:val="num" w:pos="1642"/>
            </w:tabs>
            <w:ind w:left="1642" w:hanging="360"/>
          </w:pPr>
        </w:pPrChange>
      </w:pPr>
      <w:bookmarkStart w:id="111" w:name="_Toc116806166"/>
      <w:bookmarkStart w:id="112" w:name="_Toc123090035"/>
      <w:r>
        <w:t>Database server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09"/>
        <w:gridCol w:w="4050"/>
        <w:gridCol w:w="1530"/>
      </w:tblGrid>
      <w:tr w:rsidR="00092A44" w:rsidRPr="003F005F" w14:paraId="5F9D1E71" w14:textId="77777777" w:rsidTr="000322AE">
        <w:trPr>
          <w:jc w:val="center"/>
        </w:trPr>
        <w:tc>
          <w:tcPr>
            <w:tcW w:w="1309" w:type="dxa"/>
            <w:tcMar>
              <w:top w:w="0" w:type="dxa"/>
              <w:left w:w="108" w:type="dxa"/>
              <w:bottom w:w="0" w:type="dxa"/>
              <w:right w:w="108" w:type="dxa"/>
            </w:tcMar>
            <w:vAlign w:val="center"/>
          </w:tcPr>
          <w:p w14:paraId="6A7AB859" w14:textId="77777777" w:rsidR="00092A44" w:rsidRPr="003F005F" w:rsidRDefault="00092A44" w:rsidP="000322AE">
            <w:pPr>
              <w:spacing w:line="288" w:lineRule="auto"/>
              <w:ind w:firstLine="41"/>
              <w:jc w:val="center"/>
              <w:rPr>
                <w:rFonts w:cs="Times New Roman"/>
                <w:iCs/>
                <w:sz w:val="24"/>
              </w:rPr>
            </w:pPr>
            <w:r w:rsidRPr="003F005F">
              <w:rPr>
                <w:rFonts w:cs="Times New Roman"/>
                <w:iCs/>
                <w:sz w:val="24"/>
              </w:rPr>
              <w:t>Module</w:t>
            </w:r>
          </w:p>
        </w:tc>
        <w:tc>
          <w:tcPr>
            <w:tcW w:w="4050" w:type="dxa"/>
            <w:tcMar>
              <w:top w:w="0" w:type="dxa"/>
              <w:left w:w="108" w:type="dxa"/>
              <w:bottom w:w="0" w:type="dxa"/>
              <w:right w:w="108" w:type="dxa"/>
            </w:tcMar>
            <w:vAlign w:val="center"/>
          </w:tcPr>
          <w:p w14:paraId="00FF1271" w14:textId="77777777" w:rsidR="00092A44" w:rsidRPr="003F005F" w:rsidRDefault="006F51C0" w:rsidP="000322AE">
            <w:pPr>
              <w:rPr>
                <w:rFonts w:cs="Times New Roman"/>
                <w:sz w:val="24"/>
              </w:rPr>
            </w:pPr>
            <w:r>
              <w:rPr>
                <w:rFonts w:cs="Times New Roman"/>
                <w:sz w:val="24"/>
              </w:rPr>
              <w:t>Specs</w:t>
            </w:r>
          </w:p>
        </w:tc>
        <w:tc>
          <w:tcPr>
            <w:tcW w:w="1530" w:type="dxa"/>
            <w:vAlign w:val="center"/>
          </w:tcPr>
          <w:p w14:paraId="54731FF0" w14:textId="77777777" w:rsidR="00092A44" w:rsidRPr="003F005F" w:rsidRDefault="006F51C0" w:rsidP="000322AE">
            <w:pPr>
              <w:spacing w:line="288" w:lineRule="auto"/>
              <w:ind w:firstLine="41"/>
              <w:jc w:val="center"/>
              <w:rPr>
                <w:rFonts w:cs="Times New Roman"/>
                <w:iCs/>
                <w:sz w:val="24"/>
              </w:rPr>
            </w:pPr>
            <w:proofErr w:type="spellStart"/>
            <w:r>
              <w:rPr>
                <w:rFonts w:cs="Times New Roman"/>
                <w:iCs/>
                <w:sz w:val="24"/>
              </w:rPr>
              <w:t>Num</w:t>
            </w:r>
            <w:proofErr w:type="spellEnd"/>
          </w:p>
        </w:tc>
      </w:tr>
      <w:tr w:rsidR="00092A44" w:rsidRPr="003F005F" w14:paraId="345BBD90" w14:textId="77777777" w:rsidTr="000322AE">
        <w:trPr>
          <w:jc w:val="center"/>
        </w:trPr>
        <w:tc>
          <w:tcPr>
            <w:tcW w:w="1309" w:type="dxa"/>
            <w:tcMar>
              <w:top w:w="0" w:type="dxa"/>
              <w:left w:w="108" w:type="dxa"/>
              <w:bottom w:w="0" w:type="dxa"/>
              <w:right w:w="108" w:type="dxa"/>
            </w:tcMar>
            <w:vAlign w:val="center"/>
          </w:tcPr>
          <w:p w14:paraId="29A5BBB4" w14:textId="77777777" w:rsidR="00092A44" w:rsidRPr="003F005F" w:rsidRDefault="00092A44" w:rsidP="000322AE">
            <w:pPr>
              <w:spacing w:line="240" w:lineRule="auto"/>
              <w:ind w:firstLine="41"/>
              <w:jc w:val="center"/>
              <w:rPr>
                <w:rFonts w:cs="Times New Roman"/>
                <w:iCs/>
                <w:sz w:val="24"/>
              </w:rPr>
            </w:pPr>
            <w:r w:rsidRPr="003F005F">
              <w:rPr>
                <w:rFonts w:cs="Times New Roman"/>
                <w:iCs/>
                <w:sz w:val="24"/>
              </w:rPr>
              <w:t>DB</w:t>
            </w:r>
          </w:p>
        </w:tc>
        <w:tc>
          <w:tcPr>
            <w:tcW w:w="4050" w:type="dxa"/>
            <w:tcMar>
              <w:top w:w="0" w:type="dxa"/>
              <w:left w:w="108" w:type="dxa"/>
              <w:bottom w:w="0" w:type="dxa"/>
              <w:right w:w="108" w:type="dxa"/>
            </w:tcMar>
            <w:vAlign w:val="center"/>
          </w:tcPr>
          <w:p w14:paraId="561EBC62" w14:textId="77777777" w:rsidR="00092A44" w:rsidRPr="00F56327" w:rsidRDefault="00092A44" w:rsidP="000322AE">
            <w:pPr>
              <w:spacing w:line="240" w:lineRule="auto"/>
              <w:rPr>
                <w:rFonts w:cs="Times New Roman"/>
                <w:sz w:val="24"/>
                <w:lang w:val="es-PE"/>
                <w:rPrChange w:id="113" w:author="Christian Andre Palomino Solis" w:date="2020-12-10T17:28:00Z">
                  <w:rPr>
                    <w:rFonts w:cs="Times New Roman"/>
                    <w:sz w:val="24"/>
                  </w:rPr>
                </w:rPrChange>
              </w:rPr>
            </w:pPr>
            <w:r w:rsidRPr="00F56327">
              <w:rPr>
                <w:rFonts w:cs="Times New Roman"/>
                <w:sz w:val="24"/>
                <w:lang w:val="es-PE"/>
                <w:rPrChange w:id="114" w:author="Christian Andre Palomino Solis" w:date="2020-12-10T17:28:00Z">
                  <w:rPr>
                    <w:rFonts w:cs="Times New Roman"/>
                    <w:sz w:val="24"/>
                  </w:rPr>
                </w:rPrChange>
              </w:rPr>
              <w:t xml:space="preserve">- CPU: 6 x Intel(R) </w:t>
            </w:r>
            <w:proofErr w:type="spellStart"/>
            <w:r w:rsidRPr="00F56327">
              <w:rPr>
                <w:rFonts w:cs="Times New Roman"/>
                <w:sz w:val="24"/>
                <w:lang w:val="es-PE"/>
                <w:rPrChange w:id="115" w:author="Christian Andre Palomino Solis" w:date="2020-12-10T17:28:00Z">
                  <w:rPr>
                    <w:rFonts w:cs="Times New Roman"/>
                    <w:sz w:val="24"/>
                  </w:rPr>
                </w:rPrChange>
              </w:rPr>
              <w:t>Xeon</w:t>
            </w:r>
            <w:proofErr w:type="spellEnd"/>
            <w:r w:rsidRPr="00F56327">
              <w:rPr>
                <w:rFonts w:cs="Times New Roman"/>
                <w:sz w:val="24"/>
                <w:lang w:val="es-PE"/>
                <w:rPrChange w:id="116" w:author="Christian Andre Palomino Solis" w:date="2020-12-10T17:28:00Z">
                  <w:rPr>
                    <w:rFonts w:cs="Times New Roman"/>
                    <w:sz w:val="24"/>
                  </w:rPr>
                </w:rPrChange>
              </w:rPr>
              <w:t>(R) CPU E7450 (2.4 GHz)</w:t>
            </w:r>
          </w:p>
          <w:p w14:paraId="742DED31" w14:textId="77777777" w:rsidR="00092A44" w:rsidRPr="003F005F" w:rsidRDefault="00092A44" w:rsidP="000322AE">
            <w:pPr>
              <w:spacing w:line="240" w:lineRule="auto"/>
              <w:rPr>
                <w:rFonts w:cs="Times New Roman"/>
                <w:sz w:val="24"/>
              </w:rPr>
            </w:pPr>
            <w:r w:rsidRPr="003F005F">
              <w:rPr>
                <w:rFonts w:cs="Times New Roman"/>
                <w:sz w:val="24"/>
              </w:rPr>
              <w:t>-  RAM:  10 GB</w:t>
            </w:r>
          </w:p>
          <w:p w14:paraId="20F158BB" w14:textId="77777777" w:rsidR="00092A44" w:rsidRPr="003F005F" w:rsidRDefault="00092A44" w:rsidP="000322AE">
            <w:pPr>
              <w:spacing w:line="240" w:lineRule="auto"/>
              <w:rPr>
                <w:rFonts w:cs="Times New Roman"/>
                <w:sz w:val="24"/>
              </w:rPr>
            </w:pPr>
            <w:r w:rsidRPr="003F005F">
              <w:rPr>
                <w:rFonts w:cs="Times New Roman"/>
                <w:sz w:val="24"/>
              </w:rPr>
              <w:t>-  HDD:  6*300GB 15Krpm</w:t>
            </w:r>
          </w:p>
          <w:p w14:paraId="65E5AF02" w14:textId="77777777" w:rsidR="00092A44" w:rsidRPr="003F005F" w:rsidRDefault="00092A44" w:rsidP="000322AE">
            <w:pPr>
              <w:spacing w:line="240" w:lineRule="auto"/>
              <w:rPr>
                <w:rFonts w:cs="Times New Roman"/>
                <w:sz w:val="24"/>
              </w:rPr>
            </w:pPr>
            <w:r w:rsidRPr="003F005F">
              <w:rPr>
                <w:rFonts w:cs="Times New Roman"/>
                <w:sz w:val="24"/>
              </w:rPr>
              <w:t>-  NIC: 4 x 10/100/1000Mbps</w:t>
            </w:r>
          </w:p>
          <w:p w14:paraId="3777DEF5" w14:textId="77777777" w:rsidR="00092A44" w:rsidRPr="003F005F" w:rsidRDefault="00092A44" w:rsidP="000322AE">
            <w:pPr>
              <w:spacing w:line="240" w:lineRule="auto"/>
              <w:rPr>
                <w:rFonts w:cs="Times New Roman"/>
                <w:sz w:val="24"/>
              </w:rPr>
            </w:pPr>
            <w:r w:rsidRPr="003F005F">
              <w:rPr>
                <w:rFonts w:cs="Times New Roman"/>
                <w:sz w:val="24"/>
              </w:rPr>
              <w:t xml:space="preserve">-  </w:t>
            </w:r>
            <w:r w:rsidR="006F51C0">
              <w:rPr>
                <w:rFonts w:cs="Times New Roman"/>
                <w:sz w:val="24"/>
              </w:rPr>
              <w:t>Supply</w:t>
            </w:r>
            <w:r w:rsidRPr="003F005F">
              <w:rPr>
                <w:rFonts w:cs="Times New Roman"/>
                <w:sz w:val="24"/>
              </w:rPr>
              <w:t xml:space="preserve">: N+1 power supply. </w:t>
            </w:r>
          </w:p>
          <w:p w14:paraId="0CB120D1" w14:textId="77777777" w:rsidR="00092A44" w:rsidRPr="003F005F" w:rsidRDefault="00092A44" w:rsidP="000322AE">
            <w:pPr>
              <w:spacing w:line="240" w:lineRule="auto"/>
              <w:rPr>
                <w:rFonts w:cs="Times New Roman"/>
                <w:sz w:val="24"/>
              </w:rPr>
            </w:pPr>
            <w:r w:rsidRPr="003F005F">
              <w:rPr>
                <w:rFonts w:cs="Times New Roman"/>
                <w:sz w:val="24"/>
              </w:rPr>
              <w:t>- RAID: 0, 1, 5, 6</w:t>
            </w:r>
          </w:p>
          <w:p w14:paraId="0244B42B" w14:textId="77777777" w:rsidR="00092A44" w:rsidRPr="003F005F" w:rsidRDefault="00092A44" w:rsidP="000322AE">
            <w:pPr>
              <w:spacing w:line="240" w:lineRule="auto"/>
              <w:rPr>
                <w:rFonts w:cs="Times New Roman"/>
                <w:sz w:val="24"/>
              </w:rPr>
            </w:pPr>
            <w:r w:rsidRPr="003F005F">
              <w:rPr>
                <w:rFonts w:cs="Times New Roman"/>
                <w:sz w:val="24"/>
              </w:rPr>
              <w:t xml:space="preserve">- </w:t>
            </w:r>
            <w:r w:rsidR="006F51C0">
              <w:rPr>
                <w:rFonts w:cs="Times New Roman"/>
                <w:sz w:val="24"/>
              </w:rPr>
              <w:t>OS</w:t>
            </w:r>
            <w:r w:rsidRPr="003F005F">
              <w:rPr>
                <w:rFonts w:cs="Times New Roman"/>
                <w:sz w:val="24"/>
              </w:rPr>
              <w:t>: Linux</w:t>
            </w:r>
          </w:p>
          <w:p w14:paraId="20C0789D" w14:textId="77777777" w:rsidR="00092A44" w:rsidRPr="003F005F" w:rsidRDefault="00092A44" w:rsidP="000322AE">
            <w:pPr>
              <w:tabs>
                <w:tab w:val="num" w:pos="1335"/>
              </w:tabs>
              <w:overflowPunct w:val="0"/>
              <w:autoSpaceDE w:val="0"/>
              <w:autoSpaceDN w:val="0"/>
              <w:adjustRightInd w:val="0"/>
              <w:spacing w:line="240" w:lineRule="auto"/>
              <w:ind w:left="45"/>
              <w:textAlignment w:val="baseline"/>
              <w:rPr>
                <w:rFonts w:cs="Times New Roman"/>
                <w:sz w:val="24"/>
              </w:rPr>
            </w:pPr>
            <w:r w:rsidRPr="003F005F">
              <w:rPr>
                <w:rFonts w:cs="Times New Roman"/>
                <w:sz w:val="24"/>
              </w:rPr>
              <w:t>- Rack mount</w:t>
            </w:r>
          </w:p>
        </w:tc>
        <w:tc>
          <w:tcPr>
            <w:tcW w:w="1530" w:type="dxa"/>
            <w:vAlign w:val="center"/>
          </w:tcPr>
          <w:p w14:paraId="12DFF236" w14:textId="77777777" w:rsidR="00092A44" w:rsidRPr="003F005F" w:rsidRDefault="00092A44" w:rsidP="000322AE">
            <w:pPr>
              <w:spacing w:line="240" w:lineRule="auto"/>
              <w:ind w:firstLine="41"/>
              <w:jc w:val="center"/>
              <w:rPr>
                <w:rFonts w:cs="Times New Roman"/>
                <w:iCs/>
                <w:sz w:val="24"/>
              </w:rPr>
            </w:pPr>
            <w:r w:rsidRPr="003F005F">
              <w:rPr>
                <w:rFonts w:cs="Times New Roman"/>
                <w:iCs/>
                <w:sz w:val="24"/>
              </w:rPr>
              <w:t>02</w:t>
            </w:r>
          </w:p>
        </w:tc>
      </w:tr>
    </w:tbl>
    <w:p w14:paraId="3E83FCC7" w14:textId="77777777" w:rsidR="00092A44" w:rsidRPr="003F005F" w:rsidRDefault="00895D53" w:rsidP="00F56327">
      <w:pPr>
        <w:pStyle w:val="NormalIndent"/>
        <w:numPr>
          <w:ilvl w:val="2"/>
          <w:numId w:val="12"/>
        </w:numPr>
        <w:pPrChange w:id="117" w:author="Christian Andre Palomino Solis" w:date="2020-12-10T17:30:00Z">
          <w:pPr>
            <w:pStyle w:val="NormalIndent"/>
            <w:numPr>
              <w:ilvl w:val="2"/>
              <w:numId w:val="12"/>
            </w:numPr>
            <w:tabs>
              <w:tab w:val="num" w:pos="2362"/>
            </w:tabs>
            <w:ind w:hanging="360"/>
          </w:pPr>
        </w:pPrChange>
      </w:pPr>
      <w:r>
        <w:t>Software requirement</w:t>
      </w:r>
      <w:r w:rsidR="00092A44" w:rsidRPr="003F005F">
        <w:t xml:space="preserve">: </w:t>
      </w:r>
    </w:p>
    <w:p w14:paraId="6885325C" w14:textId="77777777" w:rsidR="00092A44" w:rsidRPr="003F005F" w:rsidRDefault="00092A44" w:rsidP="00F56327">
      <w:pPr>
        <w:pStyle w:val="NormalIndent"/>
        <w:numPr>
          <w:ilvl w:val="3"/>
          <w:numId w:val="12"/>
        </w:numPr>
        <w:pPrChange w:id="118" w:author="Christian Andre Palomino Solis" w:date="2020-12-10T17:30:00Z">
          <w:pPr>
            <w:pStyle w:val="NormalIndent"/>
            <w:numPr>
              <w:ilvl w:val="3"/>
              <w:numId w:val="12"/>
            </w:numPr>
            <w:tabs>
              <w:tab w:val="num" w:pos="3082"/>
            </w:tabs>
            <w:ind w:left="3082" w:hanging="360"/>
          </w:pPr>
        </w:pPrChange>
      </w:pPr>
      <w:r w:rsidRPr="003F005F">
        <w:t xml:space="preserve">JDK 1.6 </w:t>
      </w:r>
      <w:r w:rsidR="00895D53">
        <w:t>or above</w:t>
      </w:r>
    </w:p>
    <w:p w14:paraId="58E9EBFB" w14:textId="77777777" w:rsidR="00092A44" w:rsidRPr="003F005F" w:rsidRDefault="00092A44" w:rsidP="00F56327">
      <w:pPr>
        <w:pStyle w:val="NormalIndent"/>
        <w:numPr>
          <w:ilvl w:val="3"/>
          <w:numId w:val="12"/>
        </w:numPr>
        <w:pPrChange w:id="119" w:author="Christian Andre Palomino Solis" w:date="2020-12-10T17:30:00Z">
          <w:pPr>
            <w:pStyle w:val="NormalIndent"/>
            <w:numPr>
              <w:ilvl w:val="3"/>
              <w:numId w:val="12"/>
            </w:numPr>
            <w:tabs>
              <w:tab w:val="num" w:pos="3082"/>
            </w:tabs>
            <w:ind w:left="3082" w:hanging="360"/>
          </w:pPr>
        </w:pPrChange>
      </w:pPr>
      <w:r w:rsidRPr="003F005F">
        <w:t>ORAC</w:t>
      </w:r>
      <w:r w:rsidR="00895D53">
        <w:t>LE</w:t>
      </w:r>
      <w:r w:rsidRPr="003F005F">
        <w:t xml:space="preserve"> DB</w:t>
      </w:r>
      <w:r w:rsidR="00895D53">
        <w:t xml:space="preserve"> RAC INSTALLED</w:t>
      </w:r>
    </w:p>
    <w:p w14:paraId="210EDFFE" w14:textId="77777777" w:rsidR="0094009A" w:rsidRPr="003F005F" w:rsidRDefault="003A53D4" w:rsidP="00092A44">
      <w:pPr>
        <w:pStyle w:val="Heading2"/>
        <w:rPr>
          <w:color w:val="auto"/>
          <w:szCs w:val="24"/>
        </w:rPr>
      </w:pPr>
      <w:bookmarkStart w:id="120" w:name="_Toc407175819"/>
      <w:bookmarkEnd w:id="111"/>
      <w:bookmarkEnd w:id="112"/>
      <w:r>
        <w:rPr>
          <w:color w:val="auto"/>
          <w:szCs w:val="24"/>
        </w:rPr>
        <w:t>Client Server</w:t>
      </w:r>
      <w:r w:rsidR="00B86ACF" w:rsidRPr="003F005F">
        <w:rPr>
          <w:color w:val="auto"/>
          <w:szCs w:val="24"/>
        </w:rPr>
        <w:t xml:space="preserve"> (Client)</w:t>
      </w:r>
      <w:r w:rsidR="0094009A" w:rsidRPr="003F005F">
        <w:rPr>
          <w:color w:val="auto"/>
          <w:szCs w:val="24"/>
        </w:rPr>
        <w:t>:</w:t>
      </w:r>
      <w:bookmarkEnd w:id="120"/>
    </w:p>
    <w:p w14:paraId="52B3C4A6" w14:textId="77777777" w:rsidR="00E1328B" w:rsidRPr="003F005F" w:rsidRDefault="00E1328B" w:rsidP="00F56327">
      <w:pPr>
        <w:pStyle w:val="NormalIndent"/>
        <w:pPrChange w:id="121" w:author="Christian Andre Palomino Solis" w:date="2020-12-10T17:30:00Z">
          <w:pPr>
            <w:pStyle w:val="NormalIndent"/>
          </w:pPr>
        </w:pPrChange>
      </w:pPr>
      <w:r w:rsidRPr="003F005F">
        <w:t>N/A</w:t>
      </w:r>
    </w:p>
    <w:p w14:paraId="558C090B" w14:textId="77777777" w:rsidR="0094009A" w:rsidRPr="003F005F" w:rsidRDefault="003A53D4" w:rsidP="007C00C7">
      <w:pPr>
        <w:pStyle w:val="Heading2"/>
        <w:rPr>
          <w:color w:val="auto"/>
          <w:szCs w:val="24"/>
        </w:rPr>
      </w:pPr>
      <w:bookmarkStart w:id="122" w:name="_Toc407175820"/>
      <w:r>
        <w:rPr>
          <w:color w:val="auto"/>
          <w:szCs w:val="24"/>
        </w:rPr>
        <w:t>Communication environment</w:t>
      </w:r>
      <w:r w:rsidR="0094009A" w:rsidRPr="003F005F">
        <w:rPr>
          <w:color w:val="auto"/>
          <w:szCs w:val="24"/>
        </w:rPr>
        <w:t>:</w:t>
      </w:r>
      <w:bookmarkEnd w:id="122"/>
    </w:p>
    <w:p w14:paraId="7843C4AF" w14:textId="77777777" w:rsidR="0094009A" w:rsidRPr="003F005F" w:rsidRDefault="003A53D4" w:rsidP="00F56327">
      <w:pPr>
        <w:pStyle w:val="NormalIndent"/>
        <w:pPrChange w:id="123" w:author="Christian Andre Palomino Solis" w:date="2020-12-10T17:30:00Z">
          <w:pPr>
            <w:pStyle w:val="NormalIndent"/>
          </w:pPr>
        </w:pPrChange>
      </w:pPr>
      <w:r>
        <w:t>N/A</w:t>
      </w:r>
    </w:p>
    <w:p w14:paraId="5ADD57AC" w14:textId="77777777" w:rsidR="00E12F39" w:rsidRDefault="003A53D4" w:rsidP="00AE46FF">
      <w:pPr>
        <w:pStyle w:val="Heading1"/>
        <w:tabs>
          <w:tab w:val="clear" w:pos="360"/>
          <w:tab w:val="num" w:pos="567"/>
        </w:tabs>
        <w:ind w:left="567" w:hanging="567"/>
        <w:rPr>
          <w:rFonts w:ascii="Times New Roman" w:hAnsi="Times New Roman"/>
          <w:color w:val="auto"/>
        </w:rPr>
      </w:pPr>
      <w:bookmarkStart w:id="124" w:name="_Toc407175821"/>
      <w:r>
        <w:rPr>
          <w:rFonts w:ascii="Times New Roman" w:hAnsi="Times New Roman"/>
          <w:color w:val="auto"/>
        </w:rPr>
        <w:lastRenderedPageBreak/>
        <w:t>INSTALLATION STEPS</w:t>
      </w:r>
      <w:bookmarkEnd w:id="124"/>
    </w:p>
    <w:p w14:paraId="7879431D" w14:textId="17F8F6CC" w:rsidR="003D15F3" w:rsidRPr="003F005F" w:rsidRDefault="003A53D4" w:rsidP="003D15F3">
      <w:pPr>
        <w:pStyle w:val="Heading2"/>
        <w:numPr>
          <w:ilvl w:val="1"/>
          <w:numId w:val="2"/>
        </w:numPr>
        <w:rPr>
          <w:color w:val="auto"/>
          <w:szCs w:val="24"/>
        </w:rPr>
      </w:pPr>
      <w:bookmarkStart w:id="125" w:name="_Toc384126090"/>
      <w:bookmarkStart w:id="126" w:name="_Toc407175822"/>
      <w:r>
        <w:rPr>
          <w:color w:val="auto"/>
          <w:szCs w:val="24"/>
        </w:rPr>
        <w:t>Installation steps of</w:t>
      </w:r>
      <w:r w:rsidR="003D15F3" w:rsidRPr="003F005F">
        <w:rPr>
          <w:color w:val="auto"/>
          <w:szCs w:val="24"/>
        </w:rPr>
        <w:t xml:space="preserve"> </w:t>
      </w:r>
      <w:r w:rsidR="003D15F3">
        <w:rPr>
          <w:color w:val="auto"/>
          <w:szCs w:val="24"/>
        </w:rPr>
        <w:t xml:space="preserve">Sip Proxy </w:t>
      </w:r>
      <w:del w:id="127" w:author="Christian Andre Palomino Solis" w:date="2020-12-10T17:30:00Z">
        <w:r w:rsidR="003D15F3" w:rsidDel="00F56327">
          <w:rPr>
            <w:color w:val="auto"/>
            <w:szCs w:val="24"/>
          </w:rPr>
          <w:delText>KAMAILIO</w:delText>
        </w:r>
      </w:del>
      <w:bookmarkEnd w:id="125"/>
      <w:bookmarkEnd w:id="126"/>
      <w:ins w:id="128" w:author="Christian Andre Palomino Solis" w:date="2020-12-10T17:30:00Z">
        <w:r w:rsidR="00F56327">
          <w:rPr>
            <w:color w:val="auto"/>
            <w:szCs w:val="24"/>
          </w:rPr>
          <w:t>XXXXXXXXXX</w:t>
        </w:r>
      </w:ins>
    </w:p>
    <w:p w14:paraId="5F10A35F" w14:textId="77777777" w:rsidR="003D15F3" w:rsidRPr="003F005F" w:rsidRDefault="00E77831" w:rsidP="003D15F3">
      <w:pPr>
        <w:pStyle w:val="Heading3"/>
        <w:numPr>
          <w:ilvl w:val="2"/>
          <w:numId w:val="2"/>
        </w:numPr>
        <w:rPr>
          <w:color w:val="auto"/>
        </w:rPr>
      </w:pPr>
      <w:bookmarkStart w:id="129" w:name="_Toc384126091"/>
      <w:bookmarkStart w:id="130" w:name="_Toc407175823"/>
      <w:r>
        <w:rPr>
          <w:color w:val="auto"/>
        </w:rPr>
        <w:t xml:space="preserve">Server </w:t>
      </w:r>
      <w:proofErr w:type="spellStart"/>
      <w:r>
        <w:rPr>
          <w:color w:val="auto"/>
        </w:rPr>
        <w:t>steup</w:t>
      </w:r>
      <w:proofErr w:type="spellEnd"/>
      <w:r w:rsidR="003D15F3" w:rsidRPr="003F005F">
        <w:rPr>
          <w:color w:val="auto"/>
        </w:rPr>
        <w:t>:</w:t>
      </w:r>
      <w:bookmarkEnd w:id="129"/>
      <w:bookmarkEnd w:id="130"/>
    </w:p>
    <w:p w14:paraId="1C586CD3" w14:textId="77777777" w:rsidR="003D15F3" w:rsidRPr="003F005F" w:rsidRDefault="00E77831" w:rsidP="003D15F3">
      <w:pPr>
        <w:pStyle w:val="Heading3"/>
        <w:numPr>
          <w:ilvl w:val="3"/>
          <w:numId w:val="2"/>
        </w:numPr>
        <w:rPr>
          <w:color w:val="auto"/>
        </w:rPr>
      </w:pPr>
      <w:bookmarkStart w:id="131" w:name="_Toc384126092"/>
      <w:bookmarkStart w:id="132" w:name="_Toc407175824"/>
      <w:r>
        <w:rPr>
          <w:color w:val="auto"/>
        </w:rPr>
        <w:t>Summary</w:t>
      </w:r>
      <w:r w:rsidR="003D15F3" w:rsidRPr="003F005F">
        <w:rPr>
          <w:color w:val="auto"/>
        </w:rPr>
        <w:t>:</w:t>
      </w:r>
      <w:bookmarkEnd w:id="131"/>
      <w:bookmarkEnd w:id="132"/>
    </w:p>
    <w:tbl>
      <w:tblPr>
        <w:tblW w:w="4361" w:type="pct"/>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FFFFFF" w:themeFill="background1"/>
        <w:tblLook w:val="0000" w:firstRow="0" w:lastRow="0" w:firstColumn="0" w:lastColumn="0" w:noHBand="0" w:noVBand="0"/>
      </w:tblPr>
      <w:tblGrid>
        <w:gridCol w:w="7906"/>
      </w:tblGrid>
      <w:tr w:rsidR="003D15F3" w:rsidRPr="003F005F" w14:paraId="0518F70F" w14:textId="77777777" w:rsidTr="00FD46AE">
        <w:tc>
          <w:tcPr>
            <w:tcW w:w="5000" w:type="pct"/>
            <w:shd w:val="pct10" w:color="auto" w:fill="FFFFFF" w:themeFill="background1"/>
          </w:tcPr>
          <w:p w14:paraId="0753910E" w14:textId="77777777" w:rsidR="003D15F3" w:rsidRPr="003F005F" w:rsidRDefault="00E77831" w:rsidP="00FD46AE">
            <w:pPr>
              <w:pStyle w:val="table"/>
              <w:keepNext/>
              <w:spacing w:before="120" w:after="120"/>
              <w:rPr>
                <w:b/>
                <w:bCs/>
              </w:rPr>
            </w:pPr>
            <w:r>
              <w:rPr>
                <w:b/>
                <w:bCs/>
              </w:rPr>
              <w:t>Step</w:t>
            </w:r>
            <w:r w:rsidR="003D15F3" w:rsidRPr="003F005F">
              <w:rPr>
                <w:b/>
                <w:bCs/>
              </w:rPr>
              <w:t xml:space="preserve"> 1: </w:t>
            </w:r>
            <w:r>
              <w:rPr>
                <w:bCs/>
              </w:rPr>
              <w:t>Setup</w:t>
            </w:r>
            <w:r w:rsidR="003D15F3" w:rsidRPr="003F005F">
              <w:rPr>
                <w:bCs/>
              </w:rPr>
              <w:t xml:space="preserve"> Centos </w:t>
            </w:r>
            <w:r w:rsidR="003D15F3">
              <w:rPr>
                <w:bCs/>
              </w:rPr>
              <w:t>6</w:t>
            </w:r>
            <w:r w:rsidR="003D15F3" w:rsidRPr="003F005F">
              <w:rPr>
                <w:bCs/>
              </w:rPr>
              <w:t xml:space="preserve">.0 </w:t>
            </w:r>
            <w:r>
              <w:rPr>
                <w:bCs/>
              </w:rPr>
              <w:t>or above OS</w:t>
            </w:r>
          </w:p>
          <w:p w14:paraId="2BF0749E" w14:textId="77777777" w:rsidR="003D15F3" w:rsidRPr="003F005F" w:rsidRDefault="00E77831" w:rsidP="00FD46AE">
            <w:pPr>
              <w:pStyle w:val="table"/>
              <w:keepNext/>
              <w:spacing w:before="120" w:after="120"/>
              <w:rPr>
                <w:bCs/>
              </w:rPr>
            </w:pPr>
            <w:r>
              <w:rPr>
                <w:b/>
                <w:bCs/>
              </w:rPr>
              <w:t>Step</w:t>
            </w:r>
            <w:r w:rsidR="003D15F3" w:rsidRPr="003F005F">
              <w:rPr>
                <w:b/>
                <w:bCs/>
              </w:rPr>
              <w:t xml:space="preserve"> </w:t>
            </w:r>
            <w:r w:rsidR="003D15F3">
              <w:rPr>
                <w:b/>
                <w:bCs/>
              </w:rPr>
              <w:t>2</w:t>
            </w:r>
            <w:r w:rsidR="003D15F3" w:rsidRPr="003F005F">
              <w:rPr>
                <w:b/>
                <w:bCs/>
              </w:rPr>
              <w:t xml:space="preserve">: </w:t>
            </w:r>
            <w:r w:rsidR="003D15F3">
              <w:rPr>
                <w:bCs/>
              </w:rPr>
              <w:t xml:space="preserve">Build </w:t>
            </w:r>
            <w:r>
              <w:rPr>
                <w:bCs/>
              </w:rPr>
              <w:t>application</w:t>
            </w:r>
          </w:p>
          <w:p w14:paraId="42B6A385" w14:textId="77777777" w:rsidR="003D15F3" w:rsidRPr="003F005F" w:rsidRDefault="00E77831" w:rsidP="00FD46AE">
            <w:pPr>
              <w:pStyle w:val="table"/>
              <w:keepNext/>
              <w:spacing w:before="120" w:after="120"/>
              <w:rPr>
                <w:b/>
                <w:bCs/>
              </w:rPr>
            </w:pPr>
            <w:r>
              <w:rPr>
                <w:b/>
                <w:bCs/>
              </w:rPr>
              <w:t>Step</w:t>
            </w:r>
            <w:r w:rsidR="003D15F3" w:rsidRPr="003F005F">
              <w:rPr>
                <w:b/>
                <w:bCs/>
              </w:rPr>
              <w:t xml:space="preserve"> </w:t>
            </w:r>
            <w:r w:rsidR="003D15F3">
              <w:rPr>
                <w:b/>
                <w:bCs/>
              </w:rPr>
              <w:t>3</w:t>
            </w:r>
            <w:r w:rsidR="003D15F3" w:rsidRPr="003F005F">
              <w:rPr>
                <w:b/>
                <w:bCs/>
              </w:rPr>
              <w:t xml:space="preserve">: </w:t>
            </w:r>
            <w:r>
              <w:rPr>
                <w:bCs/>
              </w:rPr>
              <w:t>Setup application</w:t>
            </w:r>
          </w:p>
          <w:p w14:paraId="73AC0226" w14:textId="77777777" w:rsidR="003D15F3" w:rsidRDefault="00E77831" w:rsidP="00FD46AE">
            <w:pPr>
              <w:pStyle w:val="table"/>
              <w:keepNext/>
              <w:spacing w:before="120" w:after="120"/>
              <w:rPr>
                <w:bCs/>
              </w:rPr>
            </w:pPr>
            <w:r>
              <w:rPr>
                <w:b/>
                <w:bCs/>
              </w:rPr>
              <w:t>Step</w:t>
            </w:r>
            <w:r w:rsidR="003D15F3" w:rsidRPr="003F005F">
              <w:rPr>
                <w:b/>
                <w:bCs/>
              </w:rPr>
              <w:t xml:space="preserve"> </w:t>
            </w:r>
            <w:r w:rsidR="003D15F3">
              <w:rPr>
                <w:b/>
                <w:bCs/>
              </w:rPr>
              <w:t>4</w:t>
            </w:r>
            <w:r w:rsidR="003D15F3" w:rsidRPr="003F005F">
              <w:rPr>
                <w:b/>
                <w:bCs/>
              </w:rPr>
              <w:t xml:space="preserve">: </w:t>
            </w:r>
            <w:r>
              <w:rPr>
                <w:bCs/>
              </w:rPr>
              <w:t>Configure application</w:t>
            </w:r>
          </w:p>
          <w:p w14:paraId="28DB6E08" w14:textId="77777777" w:rsidR="003D15F3" w:rsidRPr="003F005F" w:rsidRDefault="00E77831" w:rsidP="00E77831">
            <w:pPr>
              <w:pStyle w:val="table"/>
              <w:keepNext/>
              <w:spacing w:before="120" w:after="120"/>
            </w:pPr>
            <w:r>
              <w:rPr>
                <w:b/>
                <w:bCs/>
              </w:rPr>
              <w:t>Step</w:t>
            </w:r>
            <w:r w:rsidR="003D15F3" w:rsidRPr="004965C7">
              <w:rPr>
                <w:b/>
                <w:bCs/>
              </w:rPr>
              <w:t xml:space="preserve"> </w:t>
            </w:r>
            <w:r w:rsidR="003D15F3">
              <w:rPr>
                <w:b/>
                <w:bCs/>
              </w:rPr>
              <w:t>5</w:t>
            </w:r>
            <w:r w:rsidR="003D15F3">
              <w:rPr>
                <w:bCs/>
              </w:rPr>
              <w:t xml:space="preserve">: </w:t>
            </w:r>
            <w:r>
              <w:rPr>
                <w:bCs/>
              </w:rPr>
              <w:t>Start application</w:t>
            </w:r>
          </w:p>
        </w:tc>
      </w:tr>
    </w:tbl>
    <w:p w14:paraId="29CABF3C" w14:textId="77777777" w:rsidR="003D15F3" w:rsidRPr="003F005F" w:rsidRDefault="00F307BF" w:rsidP="003D15F3">
      <w:pPr>
        <w:pStyle w:val="Heading3"/>
        <w:numPr>
          <w:ilvl w:val="3"/>
          <w:numId w:val="2"/>
        </w:numPr>
        <w:rPr>
          <w:color w:val="auto"/>
        </w:rPr>
      </w:pPr>
      <w:bookmarkStart w:id="133" w:name="_Toc384126093"/>
      <w:bookmarkStart w:id="134" w:name="_Toc407175825"/>
      <w:r>
        <w:rPr>
          <w:color w:val="auto"/>
        </w:rPr>
        <w:t>Installation details</w:t>
      </w:r>
      <w:r w:rsidR="003D15F3" w:rsidRPr="003F005F">
        <w:rPr>
          <w:color w:val="auto"/>
        </w:rPr>
        <w:t>:</w:t>
      </w:r>
      <w:bookmarkEnd w:id="133"/>
      <w:bookmarkEnd w:id="134"/>
    </w:p>
    <w:p w14:paraId="621730E5" w14:textId="77777777" w:rsidR="003D15F3" w:rsidRPr="00CE11EE" w:rsidRDefault="00946B92" w:rsidP="00F56327">
      <w:pPr>
        <w:pStyle w:val="NormalIndent"/>
        <w:numPr>
          <w:ilvl w:val="1"/>
          <w:numId w:val="12"/>
        </w:numPr>
        <w:pPrChange w:id="135" w:author="Christian Andre Palomino Solis" w:date="2020-12-10T17:30:00Z">
          <w:pPr>
            <w:pStyle w:val="NormalIndent"/>
            <w:numPr>
              <w:ilvl w:val="1"/>
              <w:numId w:val="12"/>
            </w:numPr>
            <w:tabs>
              <w:tab w:val="num" w:pos="1642"/>
            </w:tabs>
            <w:ind w:left="1642" w:hanging="360"/>
          </w:pPr>
        </w:pPrChange>
      </w:pPr>
      <w:r>
        <w:t>Step</w:t>
      </w:r>
      <w:r w:rsidR="003D15F3" w:rsidRPr="00166D52">
        <w:t xml:space="preserve"> 1</w:t>
      </w:r>
      <w:r w:rsidR="003D15F3" w:rsidRPr="00CE11EE">
        <w:t xml:space="preserve">: </w:t>
      </w:r>
      <w:r>
        <w:t>Setup centos &gt;= 6.0 on server user guide of the product</w:t>
      </w:r>
    </w:p>
    <w:p w14:paraId="2EBBA1B3" w14:textId="77777777" w:rsidR="003D15F3" w:rsidRDefault="00251F96" w:rsidP="00F56327">
      <w:pPr>
        <w:pStyle w:val="NormalIndent"/>
        <w:numPr>
          <w:ilvl w:val="1"/>
          <w:numId w:val="12"/>
        </w:numPr>
        <w:pPrChange w:id="136" w:author="Christian Andre Palomino Solis" w:date="2020-12-10T17:30:00Z">
          <w:pPr>
            <w:pStyle w:val="NormalIndent"/>
            <w:numPr>
              <w:ilvl w:val="1"/>
              <w:numId w:val="12"/>
            </w:numPr>
            <w:tabs>
              <w:tab w:val="num" w:pos="1642"/>
            </w:tabs>
            <w:ind w:left="1642" w:hanging="360"/>
          </w:pPr>
        </w:pPrChange>
      </w:pPr>
      <w:r>
        <w:t>Step</w:t>
      </w:r>
      <w:r w:rsidR="003D15F3" w:rsidRPr="00166D52">
        <w:t xml:space="preserve"> 2</w:t>
      </w:r>
      <w:r w:rsidR="003D15F3">
        <w:t xml:space="preserve">: </w:t>
      </w:r>
      <w:r>
        <w:t xml:space="preserve">Download source of </w:t>
      </w:r>
      <w:r w:rsidR="003D15F3" w:rsidRPr="00E208B0">
        <w:t>kamailio-4.0.4_src.tar.gz</w:t>
      </w:r>
    </w:p>
    <w:p w14:paraId="6F372811" w14:textId="77777777" w:rsidR="003D15F3" w:rsidRDefault="00F02A0E" w:rsidP="00F56327">
      <w:pPr>
        <w:pStyle w:val="NormalIndent"/>
        <w:pPrChange w:id="137" w:author="Christian Andre Palomino Solis" w:date="2020-12-10T17:30:00Z">
          <w:pPr>
            <w:pStyle w:val="NormalIndent"/>
          </w:pPr>
        </w:pPrChange>
      </w:pPr>
      <w:r>
        <w:t>Create a folder to store this archive file, called KAMAILIO_PATH</w:t>
      </w:r>
    </w:p>
    <w:p w14:paraId="3208FE6D" w14:textId="77777777" w:rsidR="003D15F3" w:rsidRDefault="008D298C" w:rsidP="00F56327">
      <w:pPr>
        <w:pStyle w:val="NormalIndent"/>
        <w:pPrChange w:id="138" w:author="Christian Andre Palomino Solis" w:date="2020-12-10T17:30:00Z">
          <w:pPr>
            <w:pStyle w:val="NormalIndent"/>
          </w:pPr>
        </w:pPrChange>
      </w:pPr>
      <w:r>
        <w:t>In</w:t>
      </w:r>
      <w:r w:rsidR="00F02A0E">
        <w:t xml:space="preserve"> source folder of </w:t>
      </w:r>
      <w:proofErr w:type="spellStart"/>
      <w:r w:rsidR="00F02A0E">
        <w:t>kamailio</w:t>
      </w:r>
      <w:proofErr w:type="spellEnd"/>
      <w:r w:rsidR="003D15F3">
        <w:t xml:space="preserve">, </w:t>
      </w:r>
      <w:r w:rsidR="00F02A0E">
        <w:t>run those commands</w:t>
      </w:r>
    </w:p>
    <w:tbl>
      <w:tblPr>
        <w:tblStyle w:val="TableGrid"/>
        <w:tblW w:w="0" w:type="auto"/>
        <w:tblInd w:w="1429" w:type="dxa"/>
        <w:tblLook w:val="04A0" w:firstRow="1" w:lastRow="0" w:firstColumn="1" w:lastColumn="0" w:noHBand="0" w:noVBand="1"/>
      </w:tblPr>
      <w:tblGrid>
        <w:gridCol w:w="7635"/>
      </w:tblGrid>
      <w:tr w:rsidR="003D15F3" w:rsidRPr="00E208B0" w14:paraId="35CEB7D0" w14:textId="77777777" w:rsidTr="00FD46AE">
        <w:trPr>
          <w:trHeight w:val="548"/>
        </w:trPr>
        <w:tc>
          <w:tcPr>
            <w:tcW w:w="7861" w:type="dxa"/>
          </w:tcPr>
          <w:p w14:paraId="1E1564F4" w14:textId="77777777" w:rsidR="003D15F3" w:rsidRPr="00E208B0" w:rsidRDefault="003D15F3" w:rsidP="00FD46AE">
            <w:pPr>
              <w:spacing w:line="240" w:lineRule="auto"/>
              <w:ind w:left="0"/>
              <w:rPr>
                <w:rFonts w:cs="Times New Roman"/>
                <w:i/>
              </w:rPr>
            </w:pPr>
            <w:r>
              <w:rPr>
                <w:rFonts w:cs="Times New Roman"/>
                <w:i/>
              </w:rPr>
              <w:t xml:space="preserve"># make prefix=”KAMAILIO_PATH” all </w:t>
            </w:r>
          </w:p>
        </w:tc>
      </w:tr>
    </w:tbl>
    <w:p w14:paraId="566E71DD" w14:textId="77777777" w:rsidR="003D15F3" w:rsidRDefault="00F72CDB" w:rsidP="00F56327">
      <w:pPr>
        <w:pStyle w:val="NormalIndent"/>
        <w:pPrChange w:id="139" w:author="Christian Andre Palomino Solis" w:date="2020-12-10T17:30:00Z">
          <w:pPr>
            <w:pStyle w:val="NormalIndent"/>
          </w:pPr>
        </w:pPrChange>
      </w:pPr>
      <w:r>
        <w:t>Note</w:t>
      </w:r>
      <w:r w:rsidR="003D15F3" w:rsidRPr="00AB55DA">
        <w:t xml:space="preserve">: </w:t>
      </w:r>
      <w:r>
        <w:t xml:space="preserve">If prompt missing any library </w:t>
      </w:r>
      <w:proofErr w:type="gramStart"/>
      <w:r>
        <w:t>on  setup</w:t>
      </w:r>
      <w:proofErr w:type="gramEnd"/>
      <w:r>
        <w:t xml:space="preserve"> process, the administrator need to install those package</w:t>
      </w:r>
      <w:r w:rsidR="00780B4F">
        <w:t>s</w:t>
      </w:r>
      <w:r>
        <w:t xml:space="preserve"> manually</w:t>
      </w:r>
    </w:p>
    <w:p w14:paraId="66131A2D" w14:textId="77777777" w:rsidR="003D15F3" w:rsidRDefault="00A91A01" w:rsidP="00F56327">
      <w:pPr>
        <w:pStyle w:val="NormalIndent"/>
        <w:numPr>
          <w:ilvl w:val="1"/>
          <w:numId w:val="12"/>
        </w:numPr>
        <w:pPrChange w:id="140" w:author="Christian Andre Palomino Solis" w:date="2020-12-10T17:30:00Z">
          <w:pPr>
            <w:pStyle w:val="NormalIndent"/>
            <w:numPr>
              <w:ilvl w:val="1"/>
              <w:numId w:val="12"/>
            </w:numPr>
            <w:tabs>
              <w:tab w:val="num" w:pos="1642"/>
            </w:tabs>
            <w:ind w:left="1642" w:hanging="360"/>
          </w:pPr>
        </w:pPrChange>
      </w:pPr>
      <w:r>
        <w:t>Step</w:t>
      </w:r>
      <w:r w:rsidR="003D15F3" w:rsidRPr="00166D52">
        <w:t xml:space="preserve"> 3</w:t>
      </w:r>
      <w:r w:rsidR="003D15F3">
        <w:t xml:space="preserve">: </w:t>
      </w:r>
      <w:r>
        <w:t>Install</w:t>
      </w:r>
      <w:r w:rsidR="003D15F3">
        <w:t xml:space="preserve"> </w:t>
      </w:r>
      <w:proofErr w:type="spellStart"/>
      <w:r w:rsidR="003D15F3">
        <w:t>Kamailio</w:t>
      </w:r>
      <w:proofErr w:type="spellEnd"/>
    </w:p>
    <w:tbl>
      <w:tblPr>
        <w:tblStyle w:val="TableGrid"/>
        <w:tblW w:w="0" w:type="auto"/>
        <w:tblInd w:w="1458" w:type="dxa"/>
        <w:tblLook w:val="04A0" w:firstRow="1" w:lastRow="0" w:firstColumn="1" w:lastColumn="0" w:noHBand="0" w:noVBand="1"/>
      </w:tblPr>
      <w:tblGrid>
        <w:gridCol w:w="7606"/>
      </w:tblGrid>
      <w:tr w:rsidR="003D15F3" w14:paraId="03B66E47" w14:textId="77777777" w:rsidTr="00FD46AE">
        <w:trPr>
          <w:trHeight w:val="548"/>
        </w:trPr>
        <w:tc>
          <w:tcPr>
            <w:tcW w:w="7832" w:type="dxa"/>
          </w:tcPr>
          <w:p w14:paraId="05E029F6" w14:textId="77777777" w:rsidR="003D15F3" w:rsidRDefault="003D15F3" w:rsidP="00F56327">
            <w:pPr>
              <w:pStyle w:val="NormalIndent"/>
              <w:pPrChange w:id="141" w:author="Christian Andre Palomino Solis" w:date="2020-12-10T17:30:00Z">
                <w:pPr>
                  <w:pStyle w:val="NormalIndent"/>
                  <w:spacing w:line="480" w:lineRule="auto"/>
                  <w:ind w:left="0"/>
                </w:pPr>
              </w:pPrChange>
            </w:pPr>
            <w:r>
              <w:t>#make prefix “</w:t>
            </w:r>
            <w:proofErr w:type="spellStart"/>
            <w:r>
              <w:t>KAMAILIO_PATH”install</w:t>
            </w:r>
            <w:proofErr w:type="spellEnd"/>
          </w:p>
        </w:tc>
      </w:tr>
    </w:tbl>
    <w:p w14:paraId="08B15E35" w14:textId="77777777" w:rsidR="003D15F3" w:rsidRDefault="00A91A01" w:rsidP="00F56327">
      <w:pPr>
        <w:pStyle w:val="NormalIndent"/>
        <w:numPr>
          <w:ilvl w:val="1"/>
          <w:numId w:val="12"/>
        </w:numPr>
        <w:pPrChange w:id="142" w:author="Christian Andre Palomino Solis" w:date="2020-12-10T17:30:00Z">
          <w:pPr>
            <w:pStyle w:val="NormalIndent"/>
            <w:numPr>
              <w:ilvl w:val="1"/>
              <w:numId w:val="12"/>
            </w:numPr>
            <w:tabs>
              <w:tab w:val="num" w:pos="1642"/>
            </w:tabs>
            <w:ind w:left="1642" w:hanging="360"/>
          </w:pPr>
        </w:pPrChange>
      </w:pPr>
      <w:r>
        <w:t>Step</w:t>
      </w:r>
      <w:r w:rsidR="003D15F3" w:rsidRPr="00166D52">
        <w:t xml:space="preserve"> 4</w:t>
      </w:r>
      <w:r w:rsidR="003D15F3" w:rsidRPr="00CE11EE">
        <w:t xml:space="preserve">: </w:t>
      </w:r>
      <w:r>
        <w:t>Configure application</w:t>
      </w:r>
    </w:p>
    <w:p w14:paraId="1777C483" w14:textId="77777777" w:rsidR="003D15F3" w:rsidRDefault="00A91A01" w:rsidP="00F56327">
      <w:pPr>
        <w:pStyle w:val="NormalIndent"/>
        <w:numPr>
          <w:ilvl w:val="2"/>
          <w:numId w:val="12"/>
        </w:numPr>
        <w:pPrChange w:id="143" w:author="Christian Andre Palomino Solis" w:date="2020-12-10T17:30:00Z">
          <w:pPr>
            <w:pStyle w:val="NormalIndent"/>
            <w:numPr>
              <w:ilvl w:val="2"/>
              <w:numId w:val="12"/>
            </w:numPr>
            <w:tabs>
              <w:tab w:val="num" w:pos="2362"/>
            </w:tabs>
            <w:ind w:hanging="360"/>
          </w:pPr>
        </w:pPrChange>
      </w:pPr>
      <w:r>
        <w:t>Configure module loaded, port declaration, SIP routing in file</w:t>
      </w:r>
      <w:r w:rsidR="003D15F3">
        <w:t xml:space="preserve"> KAMAILIO_PATH/</w:t>
      </w:r>
      <w:proofErr w:type="spellStart"/>
      <w:r w:rsidR="003D15F3">
        <w:t>etc</w:t>
      </w:r>
      <w:proofErr w:type="spellEnd"/>
      <w:r w:rsidR="003D15F3">
        <w:t>/</w:t>
      </w:r>
      <w:proofErr w:type="spellStart"/>
      <w:r w:rsidR="003D15F3">
        <w:t>kamailio</w:t>
      </w:r>
      <w:proofErr w:type="spellEnd"/>
      <w:r w:rsidR="003D15F3">
        <w:t>/</w:t>
      </w:r>
      <w:proofErr w:type="spellStart"/>
      <w:r w:rsidR="003D15F3">
        <w:t>kamailio.cfg</w:t>
      </w:r>
      <w:proofErr w:type="spellEnd"/>
      <w:r w:rsidR="003D15F3">
        <w:t xml:space="preserve">. </w:t>
      </w:r>
      <w:r>
        <w:t xml:space="preserve">Important parameters </w:t>
      </w:r>
      <w:r>
        <w:lastRenderedPageBreak/>
        <w:t>are</w:t>
      </w:r>
      <w:r w:rsidR="003D15F3">
        <w:t>:</w:t>
      </w:r>
    </w:p>
    <w:tbl>
      <w:tblPr>
        <w:tblStyle w:val="TableGrid"/>
        <w:tblW w:w="0" w:type="auto"/>
        <w:tblInd w:w="1458" w:type="dxa"/>
        <w:tblLook w:val="04A0" w:firstRow="1" w:lastRow="0" w:firstColumn="1" w:lastColumn="0" w:noHBand="0" w:noVBand="1"/>
      </w:tblPr>
      <w:tblGrid>
        <w:gridCol w:w="7606"/>
      </w:tblGrid>
      <w:tr w:rsidR="003D15F3" w14:paraId="5FC2C35F" w14:textId="77777777" w:rsidTr="00FD46AE">
        <w:tc>
          <w:tcPr>
            <w:tcW w:w="7832" w:type="dxa"/>
          </w:tcPr>
          <w:p w14:paraId="68BAA456" w14:textId="068E2286" w:rsidR="003D15F3" w:rsidRPr="00FD0731" w:rsidRDefault="003D15F3" w:rsidP="00F56327">
            <w:pPr>
              <w:pStyle w:val="NormalIndent"/>
              <w:pPrChange w:id="144" w:author="Christian Andre Palomino Solis" w:date="2020-12-10T17:30:00Z">
                <w:pPr>
                  <w:pStyle w:val="NormalIndent"/>
                  <w:ind w:left="0"/>
                </w:pPr>
              </w:pPrChange>
            </w:pPr>
            <w:r w:rsidRPr="00FD0731">
              <w:lastRenderedPageBreak/>
              <w:t xml:space="preserve">#port to listen </w:t>
            </w:r>
            <w:del w:id="145" w:author="Christian Andre Palomino Solis" w:date="2020-12-10T17:30:00Z">
              <w:r w:rsidRPr="00FD0731" w:rsidDel="00F56327">
                <w:delText xml:space="preserve">SIP </w:delText>
              </w:r>
            </w:del>
            <w:ins w:id="146" w:author="Christian Andre Palomino Solis" w:date="2020-12-10T17:30:00Z">
              <w:r w:rsidR="00F56327">
                <w:t>XXXX</w:t>
              </w:r>
              <w:r w:rsidR="00F56327" w:rsidRPr="00FD0731">
                <w:t xml:space="preserve"> </w:t>
              </w:r>
            </w:ins>
            <w:r w:rsidRPr="00FD0731">
              <w:t>message</w:t>
            </w:r>
          </w:p>
          <w:p w14:paraId="5B3F73C6" w14:textId="5B7E7F7A" w:rsidR="003D15F3" w:rsidRPr="00FD0731" w:rsidRDefault="003D15F3" w:rsidP="00F56327">
            <w:pPr>
              <w:pStyle w:val="NormalIndent"/>
              <w:pPrChange w:id="147" w:author="Christian Andre Palomino Solis" w:date="2020-12-10T17:30:00Z">
                <w:pPr>
                  <w:pStyle w:val="NormalIndent"/>
                  <w:ind w:left="0"/>
                </w:pPr>
              </w:pPrChange>
            </w:pPr>
            <w:r w:rsidRPr="00FD0731">
              <w:t>port=</w:t>
            </w:r>
            <w:del w:id="148" w:author="Christian Andre Palomino Solis" w:date="2020-12-10T17:31:00Z">
              <w:r w:rsidRPr="00FD0731" w:rsidDel="00F56327">
                <w:rPr>
                  <w:color w:val="FF0000"/>
                </w:rPr>
                <w:delText>5060</w:delText>
              </w:r>
            </w:del>
            <w:ins w:id="149" w:author="Christian Andre Palomino Solis" w:date="2020-12-10T17:31:00Z">
              <w:r w:rsidR="00F56327">
                <w:rPr>
                  <w:color w:val="FF0000"/>
                </w:rPr>
                <w:t>XXXXX</w:t>
              </w:r>
            </w:ins>
          </w:p>
          <w:p w14:paraId="2C49486D" w14:textId="77777777" w:rsidR="003D15F3" w:rsidRPr="00FD0731" w:rsidRDefault="003D15F3" w:rsidP="00F56327">
            <w:pPr>
              <w:pStyle w:val="NormalIndent"/>
              <w:pPrChange w:id="150" w:author="Christian Andre Palomino Solis" w:date="2020-12-10T17:30:00Z">
                <w:pPr>
                  <w:pStyle w:val="NormalIndent"/>
                  <w:ind w:left="0"/>
                </w:pPr>
              </w:pPrChange>
            </w:pPr>
          </w:p>
          <w:p w14:paraId="126C3ABE" w14:textId="77777777" w:rsidR="003D15F3" w:rsidRPr="00FD0731" w:rsidRDefault="003D15F3" w:rsidP="00F56327">
            <w:pPr>
              <w:pStyle w:val="NormalIndent"/>
              <w:pPrChange w:id="151" w:author="Christian Andre Palomino Solis" w:date="2020-12-10T17:30:00Z">
                <w:pPr>
                  <w:pStyle w:val="NormalIndent"/>
                  <w:ind w:left="0"/>
                </w:pPr>
              </w:pPrChange>
            </w:pPr>
            <w:r w:rsidRPr="00FD0731">
              <w:t>#path to modules</w:t>
            </w:r>
          </w:p>
          <w:p w14:paraId="5D1646E4" w14:textId="76F7F290" w:rsidR="003D15F3" w:rsidRPr="00FD0731" w:rsidRDefault="003D15F3" w:rsidP="00F56327">
            <w:pPr>
              <w:pStyle w:val="NormalIndent"/>
              <w:pPrChange w:id="152" w:author="Christian Andre Palomino Solis" w:date="2020-12-10T17:30:00Z">
                <w:pPr>
                  <w:pStyle w:val="NormalIndent"/>
                  <w:ind w:left="0"/>
                </w:pPr>
              </w:pPrChange>
            </w:pPr>
            <w:proofErr w:type="spellStart"/>
            <w:r w:rsidRPr="00FD0731">
              <w:t>mpath</w:t>
            </w:r>
            <w:proofErr w:type="spellEnd"/>
            <w:r w:rsidRPr="00FD0731">
              <w:t>="/</w:t>
            </w:r>
            <w:proofErr w:type="spellStart"/>
            <w:r w:rsidRPr="00FD0731">
              <w:t>usr</w:t>
            </w:r>
            <w:proofErr w:type="spellEnd"/>
            <w:r w:rsidRPr="00FD0731">
              <w:t>/local/lib/</w:t>
            </w:r>
            <w:del w:id="153" w:author="Christian Andre Palomino Solis" w:date="2020-12-10T17:31:00Z">
              <w:r w:rsidRPr="00FD0731" w:rsidDel="00F56327">
                <w:delText>kamailio</w:delText>
              </w:r>
            </w:del>
            <w:ins w:id="154" w:author="Christian Andre Palomino Solis" w:date="2020-12-10T17:31:00Z">
              <w:r w:rsidR="00F56327">
                <w:t>XXXXXX</w:t>
              </w:r>
            </w:ins>
            <w:r w:rsidRPr="00FD0731">
              <w:t>/</w:t>
            </w:r>
            <w:proofErr w:type="spellStart"/>
            <w:r w:rsidRPr="00FD0731">
              <w:t>modules_k</w:t>
            </w:r>
            <w:proofErr w:type="spellEnd"/>
            <w:r w:rsidRPr="00FD0731">
              <w:t>/:/</w:t>
            </w:r>
            <w:r w:rsidR="00E34E35">
              <w:t xml:space="preserve"> </w:t>
            </w:r>
            <w:r w:rsidR="00E34E35" w:rsidRPr="00E34E35">
              <w:t>/u0</w:t>
            </w:r>
            <w:r w:rsidR="00E34E35">
              <w:t>1/app/</w:t>
            </w:r>
            <w:del w:id="155" w:author="Christian Andre Palomino Solis" w:date="2020-12-10T17:31:00Z">
              <w:r w:rsidR="00E34E35" w:rsidDel="00F56327">
                <w:delText>ivrbusiness</w:delText>
              </w:r>
            </w:del>
            <w:ins w:id="156" w:author="Christian Andre Palomino Solis" w:date="2020-12-10T17:31:00Z">
              <w:r w:rsidR="00F56327">
                <w:t>XXXXX</w:t>
              </w:r>
            </w:ins>
            <w:r w:rsidR="00E34E35">
              <w:t>/kamailio-4.0.4</w:t>
            </w:r>
            <w:r w:rsidR="00E34E35" w:rsidRPr="00FD0731">
              <w:t xml:space="preserve"> </w:t>
            </w:r>
            <w:r w:rsidRPr="00FD0731">
              <w:t>/lib64/</w:t>
            </w:r>
            <w:proofErr w:type="spellStart"/>
            <w:r w:rsidRPr="00FD0731">
              <w:t>kamailio</w:t>
            </w:r>
            <w:proofErr w:type="spellEnd"/>
            <w:r w:rsidRPr="00FD0731">
              <w:t>/modules/"</w:t>
            </w:r>
          </w:p>
          <w:p w14:paraId="3AAA77B0" w14:textId="77777777" w:rsidR="003D15F3" w:rsidRPr="00FD0731" w:rsidRDefault="003D15F3" w:rsidP="00F56327">
            <w:pPr>
              <w:pStyle w:val="NormalIndent"/>
              <w:pPrChange w:id="157" w:author="Christian Andre Palomino Solis" w:date="2020-12-10T17:30:00Z">
                <w:pPr>
                  <w:pStyle w:val="NormalIndent"/>
                  <w:ind w:left="0"/>
                </w:pPr>
              </w:pPrChange>
            </w:pPr>
          </w:p>
          <w:p w14:paraId="38BE7321" w14:textId="77777777" w:rsidR="003D15F3" w:rsidRPr="00FD0731" w:rsidRDefault="003D15F3" w:rsidP="00F56327">
            <w:pPr>
              <w:pStyle w:val="NormalIndent"/>
              <w:pPrChange w:id="158" w:author="Christian Andre Palomino Solis" w:date="2020-12-10T17:30:00Z">
                <w:pPr>
                  <w:pStyle w:val="NormalIndent"/>
                  <w:ind w:left="0"/>
                </w:pPr>
              </w:pPrChange>
            </w:pPr>
            <w:r w:rsidRPr="00FD0731">
              <w:t>#load dispatcher modules</w:t>
            </w:r>
          </w:p>
          <w:p w14:paraId="7D538ACE" w14:textId="77777777" w:rsidR="003D15F3" w:rsidRPr="00FD0731" w:rsidRDefault="003D15F3" w:rsidP="00F56327">
            <w:pPr>
              <w:pStyle w:val="NormalIndent"/>
              <w:pPrChange w:id="159" w:author="Christian Andre Palomino Solis" w:date="2020-12-10T17:30:00Z">
                <w:pPr>
                  <w:pStyle w:val="NormalIndent"/>
                  <w:ind w:left="0"/>
                </w:pPr>
              </w:pPrChange>
            </w:pPr>
            <w:proofErr w:type="spellStart"/>
            <w:r w:rsidRPr="00FD0731">
              <w:t>loadmodule</w:t>
            </w:r>
            <w:proofErr w:type="spellEnd"/>
            <w:r w:rsidRPr="00FD0731">
              <w:t xml:space="preserve"> "dispatcher.so"</w:t>
            </w:r>
          </w:p>
          <w:p w14:paraId="09010E87" w14:textId="77777777" w:rsidR="003D15F3" w:rsidRPr="00FD0731" w:rsidRDefault="003D15F3" w:rsidP="00F56327">
            <w:pPr>
              <w:pStyle w:val="NormalIndent"/>
              <w:pPrChange w:id="160" w:author="Christian Andre Palomino Solis" w:date="2020-12-10T17:30:00Z">
                <w:pPr>
                  <w:pStyle w:val="NormalIndent"/>
                  <w:ind w:left="0"/>
                </w:pPr>
              </w:pPrChange>
            </w:pPr>
          </w:p>
          <w:p w14:paraId="0897171B" w14:textId="77777777" w:rsidR="003D15F3" w:rsidRPr="00FD0731" w:rsidRDefault="003D15F3" w:rsidP="00F56327">
            <w:pPr>
              <w:pStyle w:val="NormalIndent"/>
              <w:pPrChange w:id="161" w:author="Christian Andre Palomino Solis" w:date="2020-12-10T17:30:00Z">
                <w:pPr>
                  <w:pStyle w:val="NormalIndent"/>
                  <w:ind w:left="0"/>
                </w:pPr>
              </w:pPrChange>
            </w:pPr>
            <w:r w:rsidRPr="00FD0731">
              <w:t>#CONFIGURE DISPATCHER MODULES</w:t>
            </w:r>
          </w:p>
          <w:p w14:paraId="275E13EB" w14:textId="77777777" w:rsidR="003D15F3" w:rsidRPr="00FD0731" w:rsidRDefault="003D15F3" w:rsidP="00F56327">
            <w:pPr>
              <w:pStyle w:val="NormalIndent"/>
              <w:pPrChange w:id="162" w:author="Christian Andre Palomino Solis" w:date="2020-12-10T17:30:00Z">
                <w:pPr>
                  <w:pStyle w:val="NormalIndent"/>
                  <w:ind w:left="0"/>
                </w:pPr>
              </w:pPrChange>
            </w:pPr>
            <w:proofErr w:type="spellStart"/>
            <w:r w:rsidRPr="00FD0731">
              <w:t>modparam</w:t>
            </w:r>
            <w:proofErr w:type="spellEnd"/>
            <w:r w:rsidRPr="00FD0731">
              <w:t>("dispatcher", "</w:t>
            </w:r>
            <w:proofErr w:type="spellStart"/>
            <w:r w:rsidRPr="00FD0731">
              <w:t>list_file</w:t>
            </w:r>
            <w:proofErr w:type="spellEnd"/>
            <w:r w:rsidRPr="00FD0731">
              <w:t>", "/</w:t>
            </w:r>
            <w:r w:rsidR="00E34E35" w:rsidRPr="00E34E35">
              <w:t>u01/app/ivrbusiness/kamailio-4.0.4/etc/kamailio</w:t>
            </w:r>
            <w:r w:rsidRPr="00FD0731">
              <w:t>/dispatcher.list")</w:t>
            </w:r>
          </w:p>
          <w:p w14:paraId="5F2EDF2F" w14:textId="77777777" w:rsidR="003D15F3" w:rsidRPr="00FD0731" w:rsidRDefault="003D15F3" w:rsidP="00F56327">
            <w:pPr>
              <w:pStyle w:val="NormalIndent"/>
              <w:pPrChange w:id="163" w:author="Christian Andre Palomino Solis" w:date="2020-12-10T17:30:00Z">
                <w:pPr>
                  <w:pStyle w:val="NormalIndent"/>
                  <w:ind w:left="0"/>
                </w:pPr>
              </w:pPrChange>
            </w:pPr>
            <w:proofErr w:type="spellStart"/>
            <w:r w:rsidRPr="00FD0731">
              <w:t>modparam</w:t>
            </w:r>
            <w:proofErr w:type="spellEnd"/>
            <w:r w:rsidRPr="00FD0731">
              <w:t>("dispatcher", "</w:t>
            </w:r>
            <w:proofErr w:type="spellStart"/>
            <w:r w:rsidRPr="00FD0731">
              <w:t>force_dst</w:t>
            </w:r>
            <w:proofErr w:type="spellEnd"/>
            <w:r w:rsidRPr="00FD0731">
              <w:t>", 1)</w:t>
            </w:r>
          </w:p>
          <w:p w14:paraId="2434EC7C" w14:textId="77777777" w:rsidR="003D15F3" w:rsidRPr="00FD0731" w:rsidRDefault="003D15F3" w:rsidP="00F56327">
            <w:pPr>
              <w:pStyle w:val="NormalIndent"/>
              <w:pPrChange w:id="164" w:author="Christian Andre Palomino Solis" w:date="2020-12-10T17:30:00Z">
                <w:pPr>
                  <w:pStyle w:val="NormalIndent"/>
                  <w:ind w:left="0"/>
                </w:pPr>
              </w:pPrChange>
            </w:pPr>
            <w:proofErr w:type="spellStart"/>
            <w:r w:rsidRPr="00FD0731">
              <w:t>modparam</w:t>
            </w:r>
            <w:proofErr w:type="spellEnd"/>
            <w:r w:rsidRPr="00FD0731">
              <w:t>("dispatcher", "flags", 3)</w:t>
            </w:r>
          </w:p>
          <w:p w14:paraId="1D6125CB" w14:textId="77777777" w:rsidR="003D15F3" w:rsidRPr="00FD0731" w:rsidRDefault="003D15F3" w:rsidP="00F56327">
            <w:pPr>
              <w:pStyle w:val="NormalIndent"/>
              <w:pPrChange w:id="165" w:author="Christian Andre Palomino Solis" w:date="2020-12-10T17:30:00Z">
                <w:pPr>
                  <w:pStyle w:val="NormalIndent"/>
                  <w:ind w:left="0"/>
                </w:pPr>
              </w:pPrChange>
            </w:pPr>
            <w:proofErr w:type="spellStart"/>
            <w:r w:rsidRPr="00FD0731">
              <w:t>modparam</w:t>
            </w:r>
            <w:proofErr w:type="spellEnd"/>
            <w:r w:rsidRPr="00FD0731">
              <w:t>("dispatcher", "</w:t>
            </w:r>
            <w:proofErr w:type="spellStart"/>
            <w:r w:rsidRPr="00FD0731">
              <w:t>dst_avp</w:t>
            </w:r>
            <w:proofErr w:type="spellEnd"/>
            <w:r w:rsidRPr="00FD0731">
              <w:t>", "$</w:t>
            </w:r>
            <w:proofErr w:type="spellStart"/>
            <w:r w:rsidRPr="00FD0731">
              <w:t>avp</w:t>
            </w:r>
            <w:proofErr w:type="spellEnd"/>
            <w:r w:rsidRPr="00FD0731">
              <w:t>(i:271)")</w:t>
            </w:r>
          </w:p>
          <w:p w14:paraId="32F3A0EF" w14:textId="77777777" w:rsidR="003D15F3" w:rsidRPr="00FD0731" w:rsidRDefault="003D15F3" w:rsidP="00F56327">
            <w:pPr>
              <w:pStyle w:val="NormalIndent"/>
              <w:pPrChange w:id="166" w:author="Christian Andre Palomino Solis" w:date="2020-12-10T17:30:00Z">
                <w:pPr>
                  <w:pStyle w:val="NormalIndent"/>
                  <w:ind w:left="0"/>
                </w:pPr>
              </w:pPrChange>
            </w:pPr>
          </w:p>
          <w:p w14:paraId="4771AF8A" w14:textId="77777777" w:rsidR="003D15F3" w:rsidRPr="00FD0731" w:rsidRDefault="003D15F3" w:rsidP="00F56327">
            <w:pPr>
              <w:pStyle w:val="NormalIndent"/>
              <w:pPrChange w:id="167" w:author="Christian Andre Palomino Solis" w:date="2020-12-10T17:30:00Z">
                <w:pPr>
                  <w:pStyle w:val="NormalIndent"/>
                  <w:ind w:left="0"/>
                </w:pPr>
              </w:pPrChange>
            </w:pPr>
            <w:r w:rsidRPr="00FD0731">
              <w:t>#main request routing logic</w:t>
            </w:r>
          </w:p>
          <w:p w14:paraId="6F681C3E" w14:textId="77777777" w:rsidR="003D15F3" w:rsidRPr="00FD0731" w:rsidRDefault="003D15F3" w:rsidP="00F56327">
            <w:pPr>
              <w:pStyle w:val="NormalIndent"/>
              <w:pPrChange w:id="168" w:author="Christian Andre Palomino Solis" w:date="2020-12-10T17:30:00Z">
                <w:pPr>
                  <w:pStyle w:val="NormalIndent"/>
                  <w:ind w:left="0"/>
                </w:pPr>
              </w:pPrChange>
            </w:pPr>
            <w:proofErr w:type="spellStart"/>
            <w:r w:rsidRPr="00FD0731">
              <w:t>Request_route</w:t>
            </w:r>
            <w:proofErr w:type="spellEnd"/>
            <w:r w:rsidRPr="00FD0731">
              <w:t xml:space="preserve"> {</w:t>
            </w:r>
          </w:p>
          <w:p w14:paraId="081071EF" w14:textId="77777777" w:rsidR="003D15F3" w:rsidRPr="00FD0731" w:rsidRDefault="003D15F3" w:rsidP="00F56327">
            <w:pPr>
              <w:pStyle w:val="NormalIndent"/>
              <w:pPrChange w:id="169" w:author="Christian Andre Palomino Solis" w:date="2020-12-10T17:30:00Z">
                <w:pPr>
                  <w:pStyle w:val="NormalIndent"/>
                  <w:ind w:left="0"/>
                </w:pPr>
              </w:pPrChange>
            </w:pPr>
            <w:r w:rsidRPr="00FD0731">
              <w:t>….</w:t>
            </w:r>
          </w:p>
          <w:p w14:paraId="79EF9797" w14:textId="77777777" w:rsidR="003D15F3" w:rsidRPr="00FD0731" w:rsidRDefault="003D15F3" w:rsidP="00F56327">
            <w:pPr>
              <w:pStyle w:val="NormalIndent"/>
              <w:pPrChange w:id="170" w:author="Christian Andre Palomino Solis" w:date="2020-12-10T17:30:00Z">
                <w:pPr>
                  <w:pStyle w:val="NormalIndent"/>
                  <w:ind w:left="0"/>
                </w:pPr>
              </w:pPrChange>
            </w:pPr>
            <w:r w:rsidRPr="00FD0731">
              <w:t xml:space="preserve">   # add route service</w:t>
            </w:r>
          </w:p>
          <w:p w14:paraId="77977DC7" w14:textId="77777777" w:rsidR="003D15F3" w:rsidRPr="00FD0731" w:rsidRDefault="003D15F3" w:rsidP="00F56327">
            <w:pPr>
              <w:pStyle w:val="NormalIndent"/>
              <w:pPrChange w:id="171" w:author="Christian Andre Palomino Solis" w:date="2020-12-10T17:30:00Z">
                <w:pPr>
                  <w:pStyle w:val="NormalIndent"/>
                  <w:ind w:left="0"/>
                </w:pPr>
              </w:pPrChange>
            </w:pPr>
            <w:r w:rsidRPr="00FD0731">
              <w:t xml:space="preserve">   route(SERVICES);</w:t>
            </w:r>
          </w:p>
          <w:p w14:paraId="09C13A4D" w14:textId="77777777" w:rsidR="003D15F3" w:rsidRPr="00FD0731" w:rsidRDefault="003D15F3" w:rsidP="00F56327">
            <w:pPr>
              <w:pStyle w:val="NormalIndent"/>
              <w:pPrChange w:id="172" w:author="Christian Andre Palomino Solis" w:date="2020-12-10T17:30:00Z">
                <w:pPr>
                  <w:pStyle w:val="NormalIndent"/>
                  <w:ind w:left="0"/>
                </w:pPr>
              </w:pPrChange>
            </w:pPr>
            <w:r w:rsidRPr="00FD0731">
              <w:t>…..</w:t>
            </w:r>
          </w:p>
          <w:p w14:paraId="54E64AF4" w14:textId="77777777" w:rsidR="003D15F3" w:rsidRPr="00FD0731" w:rsidRDefault="003D15F3" w:rsidP="00F56327">
            <w:pPr>
              <w:pStyle w:val="NormalIndent"/>
              <w:pPrChange w:id="173" w:author="Christian Andre Palomino Solis" w:date="2020-12-10T17:30:00Z">
                <w:pPr>
                  <w:pStyle w:val="NormalIndent"/>
                  <w:ind w:left="0"/>
                </w:pPr>
              </w:pPrChange>
            </w:pPr>
            <w:r w:rsidRPr="00FD0731">
              <w:t>}</w:t>
            </w:r>
          </w:p>
          <w:p w14:paraId="21D64836" w14:textId="77777777" w:rsidR="003D15F3" w:rsidRPr="00FD0731" w:rsidRDefault="003D15F3" w:rsidP="00F56327">
            <w:pPr>
              <w:pStyle w:val="NormalIndent"/>
              <w:pPrChange w:id="174" w:author="Christian Andre Palomino Solis" w:date="2020-12-10T17:30:00Z">
                <w:pPr>
                  <w:pStyle w:val="NormalIndent"/>
                  <w:ind w:left="0"/>
                </w:pPr>
              </w:pPrChange>
            </w:pPr>
          </w:p>
          <w:p w14:paraId="349D03BA" w14:textId="77777777" w:rsidR="003D15F3" w:rsidRPr="00FD0731" w:rsidRDefault="003D15F3" w:rsidP="00F56327">
            <w:pPr>
              <w:pStyle w:val="NormalIndent"/>
              <w:pPrChange w:id="175" w:author="Christian Andre Palomino Solis" w:date="2020-12-10T17:30:00Z">
                <w:pPr>
                  <w:pStyle w:val="NormalIndent"/>
                  <w:ind w:left="0"/>
                </w:pPr>
              </w:pPrChange>
            </w:pPr>
            <w:r w:rsidRPr="00FD0731">
              <w:t># Route service logic, use dispatcher</w:t>
            </w:r>
          </w:p>
          <w:p w14:paraId="06A4D4AF" w14:textId="77777777" w:rsidR="003D15F3" w:rsidRPr="00FD0731" w:rsidRDefault="003D15F3" w:rsidP="00F56327">
            <w:pPr>
              <w:pStyle w:val="NormalIndent"/>
              <w:pPrChange w:id="176" w:author="Christian Andre Palomino Solis" w:date="2020-12-10T17:30:00Z">
                <w:pPr>
                  <w:pStyle w:val="NormalIndent"/>
                  <w:ind w:left="0"/>
                </w:pPr>
              </w:pPrChange>
            </w:pPr>
            <w:r w:rsidRPr="00FD0731">
              <w:t>route[SERVICES] {</w:t>
            </w:r>
          </w:p>
          <w:p w14:paraId="7C7FF671" w14:textId="77777777" w:rsidR="003D15F3" w:rsidRPr="00FD0731" w:rsidRDefault="003D15F3" w:rsidP="00F56327">
            <w:pPr>
              <w:pStyle w:val="NormalIndent"/>
              <w:pPrChange w:id="177" w:author="Christian Andre Palomino Solis" w:date="2020-12-10T17:30:00Z">
                <w:pPr>
                  <w:pStyle w:val="NormalIndent"/>
                  <w:ind w:left="0"/>
                </w:pPr>
              </w:pPrChange>
            </w:pPr>
            <w:r w:rsidRPr="00FD0731">
              <w:t xml:space="preserve">     </w:t>
            </w:r>
            <w:proofErr w:type="spellStart"/>
            <w:r w:rsidRPr="00FD0731">
              <w:t>xlog</w:t>
            </w:r>
            <w:proofErr w:type="spellEnd"/>
            <w:r w:rsidRPr="00FD0731">
              <w:t>("L_INFO", "</w:t>
            </w:r>
            <w:proofErr w:type="spellStart"/>
            <w:r w:rsidRPr="00FD0731">
              <w:t>ru</w:t>
            </w:r>
            <w:proofErr w:type="spellEnd"/>
            <w:r w:rsidRPr="00FD0731">
              <w:t xml:space="preserve"> = ($</w:t>
            </w:r>
            <w:proofErr w:type="spellStart"/>
            <w:r w:rsidRPr="00FD0731">
              <w:t>ru</w:t>
            </w:r>
            <w:proofErr w:type="spellEnd"/>
            <w:r w:rsidRPr="00FD0731">
              <w:t xml:space="preserve">), </w:t>
            </w:r>
            <w:proofErr w:type="spellStart"/>
            <w:r w:rsidRPr="00FD0731">
              <w:t>rU</w:t>
            </w:r>
            <w:proofErr w:type="spellEnd"/>
            <w:r w:rsidRPr="00FD0731">
              <w:t xml:space="preserve"> = ($</w:t>
            </w:r>
            <w:proofErr w:type="spellStart"/>
            <w:r w:rsidRPr="00FD0731">
              <w:t>rU</w:t>
            </w:r>
            <w:proofErr w:type="spellEnd"/>
            <w:r w:rsidRPr="00FD0731">
              <w:t>)");</w:t>
            </w:r>
          </w:p>
          <w:p w14:paraId="541E4815" w14:textId="77777777" w:rsidR="003D15F3" w:rsidRPr="00FD0731" w:rsidRDefault="003D15F3" w:rsidP="00F56327">
            <w:pPr>
              <w:pStyle w:val="NormalIndent"/>
              <w:pPrChange w:id="178" w:author="Christian Andre Palomino Solis" w:date="2020-12-10T17:30:00Z">
                <w:pPr>
                  <w:pStyle w:val="NormalIndent"/>
                  <w:ind w:left="0"/>
                </w:pPr>
              </w:pPrChange>
            </w:pPr>
          </w:p>
          <w:p w14:paraId="28C0315C" w14:textId="77777777" w:rsidR="003D15F3" w:rsidRPr="00FD0731" w:rsidRDefault="003D15F3" w:rsidP="00F56327">
            <w:pPr>
              <w:pStyle w:val="NormalIndent"/>
              <w:pPrChange w:id="179" w:author="Christian Andre Palomino Solis" w:date="2020-12-10T17:30:00Z">
                <w:pPr>
                  <w:pStyle w:val="NormalIndent"/>
                  <w:ind w:left="0"/>
                </w:pPr>
              </w:pPrChange>
            </w:pPr>
            <w:r w:rsidRPr="00FD0731">
              <w:t xml:space="preserve">    # Call to service </w:t>
            </w:r>
            <w:proofErr w:type="spellStart"/>
            <w:r w:rsidRPr="00FD0731">
              <w:t>shortcode</w:t>
            </w:r>
            <w:proofErr w:type="spellEnd"/>
          </w:p>
          <w:p w14:paraId="70326731" w14:textId="77777777" w:rsidR="003D15F3" w:rsidRPr="00FD0731" w:rsidRDefault="003D15F3" w:rsidP="00F56327">
            <w:pPr>
              <w:pStyle w:val="NormalIndent"/>
              <w:pPrChange w:id="180" w:author="Christian Andre Palomino Solis" w:date="2020-12-10T17:30:00Z">
                <w:pPr>
                  <w:pStyle w:val="NormalIndent"/>
                  <w:ind w:left="0"/>
                </w:pPr>
              </w:pPrChange>
            </w:pPr>
            <w:r w:rsidRPr="00FD0731">
              <w:t xml:space="preserve">     </w:t>
            </w:r>
            <w:proofErr w:type="gramStart"/>
            <w:r w:rsidRPr="00FD0731">
              <w:t>if</w:t>
            </w:r>
            <w:proofErr w:type="gramEnd"/>
            <w:r w:rsidRPr="00FD0731">
              <w:t xml:space="preserve"> ($</w:t>
            </w:r>
            <w:proofErr w:type="spellStart"/>
            <w:r w:rsidRPr="00FD0731">
              <w:t>rU</w:t>
            </w:r>
            <w:proofErr w:type="spellEnd"/>
            <w:r w:rsidRPr="00FD0731">
              <w:t>=~"^</w:t>
            </w:r>
            <w:r w:rsidR="00E34E35">
              <w:rPr>
                <w:color w:val="FF0000"/>
              </w:rPr>
              <w:t>178</w:t>
            </w:r>
            <w:r w:rsidRPr="00FD0731">
              <w:t>.*") {</w:t>
            </w:r>
            <w:r w:rsidRPr="00FD0731">
              <w:tab/>
            </w:r>
            <w:r w:rsidRPr="00FD0731">
              <w:tab/>
            </w:r>
          </w:p>
          <w:p w14:paraId="58ADBBA9" w14:textId="77777777" w:rsidR="003D15F3" w:rsidRPr="00FD0731" w:rsidRDefault="003D15F3" w:rsidP="00F56327">
            <w:pPr>
              <w:pStyle w:val="NormalIndent"/>
              <w:pPrChange w:id="181" w:author="Christian Andre Palomino Solis" w:date="2020-12-10T17:30:00Z">
                <w:pPr>
                  <w:pStyle w:val="NormalIndent"/>
                  <w:ind w:left="0"/>
                </w:pPr>
              </w:pPrChange>
            </w:pPr>
            <w:r w:rsidRPr="00FD0731">
              <w:t xml:space="preserve">          </w:t>
            </w:r>
            <w:proofErr w:type="spellStart"/>
            <w:r w:rsidRPr="00FD0731">
              <w:t>ds_select_dst</w:t>
            </w:r>
            <w:proofErr w:type="spellEnd"/>
            <w:r w:rsidRPr="00FD0731">
              <w:t>("1","4");</w:t>
            </w:r>
          </w:p>
          <w:p w14:paraId="1C051BC9" w14:textId="77777777" w:rsidR="003D15F3" w:rsidRPr="00FD0731" w:rsidRDefault="003D15F3" w:rsidP="00F56327">
            <w:pPr>
              <w:pStyle w:val="NormalIndent"/>
              <w:pPrChange w:id="182" w:author="Christian Andre Palomino Solis" w:date="2020-12-10T17:30:00Z">
                <w:pPr>
                  <w:pStyle w:val="NormalIndent"/>
                  <w:ind w:left="0"/>
                </w:pPr>
              </w:pPrChange>
            </w:pPr>
            <w:r w:rsidRPr="00FD0731">
              <w:t xml:space="preserve">          if (method=="INVITE") {</w:t>
            </w:r>
          </w:p>
          <w:p w14:paraId="0B07BC40" w14:textId="77777777" w:rsidR="003D15F3" w:rsidRPr="00FD0731" w:rsidRDefault="003D15F3" w:rsidP="00F56327">
            <w:pPr>
              <w:pStyle w:val="NormalIndent"/>
              <w:pPrChange w:id="183" w:author="Christian Andre Palomino Solis" w:date="2020-12-10T17:30:00Z">
                <w:pPr>
                  <w:pStyle w:val="NormalIndent"/>
                  <w:ind w:left="0"/>
                </w:pPr>
              </w:pPrChange>
            </w:pPr>
            <w:r w:rsidRPr="00FD0731">
              <w:t xml:space="preserve">               </w:t>
            </w:r>
            <w:proofErr w:type="spellStart"/>
            <w:r w:rsidRPr="00FD0731">
              <w:t>t_on_failure</w:t>
            </w:r>
            <w:proofErr w:type="spellEnd"/>
            <w:r w:rsidRPr="00FD0731">
              <w:t>("2");</w:t>
            </w:r>
          </w:p>
          <w:p w14:paraId="42CD88A4" w14:textId="77777777" w:rsidR="003D15F3" w:rsidRPr="00FD0731" w:rsidRDefault="003D15F3" w:rsidP="00F56327">
            <w:pPr>
              <w:pStyle w:val="NormalIndent"/>
              <w:pPrChange w:id="184" w:author="Christian Andre Palomino Solis" w:date="2020-12-10T17:30:00Z">
                <w:pPr>
                  <w:pStyle w:val="NormalIndent"/>
                  <w:ind w:left="0"/>
                </w:pPr>
              </w:pPrChange>
            </w:pPr>
            <w:r w:rsidRPr="00FD0731">
              <w:t xml:space="preserve">               </w:t>
            </w:r>
            <w:proofErr w:type="spellStart"/>
            <w:r w:rsidRPr="00FD0731">
              <w:t>t_on_reply</w:t>
            </w:r>
            <w:proofErr w:type="spellEnd"/>
            <w:r w:rsidRPr="00FD0731">
              <w:t>("1");</w:t>
            </w:r>
          </w:p>
          <w:p w14:paraId="61FFC78E" w14:textId="77777777" w:rsidR="003D15F3" w:rsidRPr="00FD0731" w:rsidRDefault="003D15F3" w:rsidP="00F56327">
            <w:pPr>
              <w:pStyle w:val="NormalIndent"/>
              <w:pPrChange w:id="185" w:author="Christian Andre Palomino Solis" w:date="2020-12-10T17:30:00Z">
                <w:pPr>
                  <w:pStyle w:val="NormalIndent"/>
                  <w:ind w:left="0"/>
                </w:pPr>
              </w:pPrChange>
            </w:pPr>
            <w:r w:rsidRPr="00FD0731">
              <w:t xml:space="preserve">          }</w:t>
            </w:r>
            <w:r w:rsidRPr="00FD0731">
              <w:tab/>
              <w:t xml:space="preserve">    </w:t>
            </w:r>
          </w:p>
          <w:p w14:paraId="2C977378" w14:textId="77777777" w:rsidR="003D15F3" w:rsidRPr="00FD0731" w:rsidRDefault="003D15F3" w:rsidP="00F56327">
            <w:pPr>
              <w:pStyle w:val="NormalIndent"/>
              <w:pPrChange w:id="186" w:author="Christian Andre Palomino Solis" w:date="2020-12-10T17:30:00Z">
                <w:pPr>
                  <w:pStyle w:val="NormalIndent"/>
                  <w:ind w:left="0"/>
                </w:pPr>
              </w:pPrChange>
            </w:pPr>
            <w:r w:rsidRPr="00FD0731">
              <w:t xml:space="preserve">          route(RELAY);</w:t>
            </w:r>
          </w:p>
          <w:p w14:paraId="4935971D" w14:textId="77777777" w:rsidR="003D15F3" w:rsidRPr="00FD0731" w:rsidRDefault="003D15F3" w:rsidP="00F56327">
            <w:pPr>
              <w:pStyle w:val="NormalIndent"/>
              <w:pPrChange w:id="187" w:author="Christian Andre Palomino Solis" w:date="2020-12-10T17:30:00Z">
                <w:pPr>
                  <w:pStyle w:val="NormalIndent"/>
                  <w:ind w:left="0"/>
                </w:pPr>
              </w:pPrChange>
            </w:pPr>
            <w:r w:rsidRPr="00FD0731">
              <w:t xml:space="preserve">          exit;</w:t>
            </w:r>
          </w:p>
          <w:p w14:paraId="27F3092E" w14:textId="77777777" w:rsidR="003D15F3" w:rsidRPr="00FD0731" w:rsidRDefault="003D15F3" w:rsidP="00F56327">
            <w:pPr>
              <w:pStyle w:val="NormalIndent"/>
              <w:pPrChange w:id="188" w:author="Christian Andre Palomino Solis" w:date="2020-12-10T17:30:00Z">
                <w:pPr>
                  <w:pStyle w:val="NormalIndent"/>
                  <w:ind w:left="0"/>
                </w:pPr>
              </w:pPrChange>
            </w:pPr>
            <w:r w:rsidRPr="00FD0731">
              <w:lastRenderedPageBreak/>
              <w:t xml:space="preserve">     }</w:t>
            </w:r>
          </w:p>
          <w:p w14:paraId="31B3F4CA" w14:textId="77777777" w:rsidR="003D15F3" w:rsidRPr="00FD0731" w:rsidRDefault="003D15F3" w:rsidP="00F56327">
            <w:pPr>
              <w:pStyle w:val="NormalIndent"/>
              <w:pPrChange w:id="189" w:author="Christian Andre Palomino Solis" w:date="2020-12-10T17:30:00Z">
                <w:pPr>
                  <w:pStyle w:val="NormalIndent"/>
                  <w:ind w:left="0"/>
                </w:pPr>
              </w:pPrChange>
            </w:pPr>
            <w:r w:rsidRPr="00FD0731">
              <w:t>}</w:t>
            </w:r>
          </w:p>
        </w:tc>
      </w:tr>
    </w:tbl>
    <w:p w14:paraId="4DCDF31F" w14:textId="77777777" w:rsidR="003D15F3" w:rsidRDefault="003D15F3" w:rsidP="00F56327">
      <w:pPr>
        <w:pStyle w:val="NormalIndent"/>
        <w:pPrChange w:id="190" w:author="Christian Andre Palomino Solis" w:date="2020-12-10T17:30:00Z">
          <w:pPr>
            <w:pStyle w:val="NormalIndent"/>
          </w:pPr>
        </w:pPrChange>
      </w:pPr>
    </w:p>
    <w:p w14:paraId="70F4BD68" w14:textId="77777777" w:rsidR="003D15F3" w:rsidRDefault="00771FCC" w:rsidP="00F56327">
      <w:pPr>
        <w:pStyle w:val="NormalIndent"/>
        <w:pPrChange w:id="191" w:author="Christian Andre Palomino Solis" w:date="2020-12-10T17:30:00Z">
          <w:pPr>
            <w:pStyle w:val="NormalIndent"/>
          </w:pPr>
        </w:pPrChange>
      </w:pPr>
      <w:r>
        <w:t>In which</w:t>
      </w:r>
      <w:r w:rsidR="003D15F3">
        <w:t xml:space="preserve">, </w:t>
      </w:r>
    </w:p>
    <w:p w14:paraId="7813341E" w14:textId="26ADD127" w:rsidR="003D15F3" w:rsidRDefault="003D15F3" w:rsidP="00F56327">
      <w:pPr>
        <w:pStyle w:val="NormalIndent"/>
        <w:pPrChange w:id="192" w:author="Christian Andre Palomino Solis" w:date="2020-12-10T17:30:00Z">
          <w:pPr>
            <w:pStyle w:val="NormalIndent"/>
          </w:pPr>
        </w:pPrChange>
      </w:pPr>
      <w:del w:id="193" w:author="Christian Andre Palomino Solis" w:date="2020-12-10T17:31:00Z">
        <w:r w:rsidDel="00F56327">
          <w:delText>5060</w:delText>
        </w:r>
      </w:del>
      <w:ins w:id="194" w:author="Christian Andre Palomino Solis" w:date="2020-12-10T17:31:00Z">
        <w:r w:rsidR="00F56327">
          <w:t>XXXX</w:t>
        </w:r>
      </w:ins>
      <w:r>
        <w:t xml:space="preserve">: </w:t>
      </w:r>
      <w:r w:rsidR="00771FCC">
        <w:t xml:space="preserve">opened port to listen to SIP request and </w:t>
      </w:r>
      <w:proofErr w:type="spellStart"/>
      <w:r w:rsidR="00771FCC">
        <w:t>forwad</w:t>
      </w:r>
      <w:proofErr w:type="spellEnd"/>
      <w:r w:rsidR="00771FCC">
        <w:t xml:space="preserve"> the request to appropriate Media Server</w:t>
      </w:r>
    </w:p>
    <w:p w14:paraId="13C34E20" w14:textId="78CCBEC9" w:rsidR="003D15F3" w:rsidRDefault="00E34E35" w:rsidP="00F56327">
      <w:pPr>
        <w:pStyle w:val="NormalIndent"/>
        <w:pPrChange w:id="195" w:author="Christian Andre Palomino Solis" w:date="2020-12-10T17:30:00Z">
          <w:pPr>
            <w:pStyle w:val="NormalIndent"/>
          </w:pPr>
        </w:pPrChange>
      </w:pPr>
      <w:del w:id="196" w:author="Christian Andre Palomino Solis" w:date="2020-12-10T17:31:00Z">
        <w:r w:rsidDel="00F56327">
          <w:delText>178</w:delText>
        </w:r>
        <w:r w:rsidR="003D15F3" w:rsidDel="00F56327">
          <w:delText xml:space="preserve">: </w:delText>
        </w:r>
      </w:del>
      <w:ins w:id="197" w:author="Christian Andre Palomino Solis" w:date="2020-12-10T17:31:00Z">
        <w:r w:rsidR="00F56327">
          <w:t xml:space="preserve">XXXX: </w:t>
        </w:r>
        <w:r w:rsidR="00F56327">
          <w:t xml:space="preserve"> </w:t>
        </w:r>
      </w:ins>
      <w:r w:rsidR="00771FCC">
        <w:t xml:space="preserve">Service </w:t>
      </w:r>
      <w:proofErr w:type="spellStart"/>
      <w:r w:rsidR="00771FCC">
        <w:t>shortcode</w:t>
      </w:r>
      <w:proofErr w:type="spellEnd"/>
    </w:p>
    <w:p w14:paraId="4698D267" w14:textId="18BD5A67" w:rsidR="003D15F3" w:rsidRDefault="00D432FB" w:rsidP="00F56327">
      <w:pPr>
        <w:pStyle w:val="NormalIndent"/>
        <w:numPr>
          <w:ilvl w:val="2"/>
          <w:numId w:val="12"/>
        </w:numPr>
        <w:pPrChange w:id="198" w:author="Christian Andre Palomino Solis" w:date="2020-12-10T17:30:00Z">
          <w:pPr>
            <w:pStyle w:val="NormalIndent"/>
            <w:numPr>
              <w:ilvl w:val="2"/>
              <w:numId w:val="12"/>
            </w:numPr>
            <w:tabs>
              <w:tab w:val="num" w:pos="2362"/>
            </w:tabs>
            <w:ind w:hanging="360"/>
          </w:pPr>
        </w:pPrChange>
      </w:pPr>
      <w:r>
        <w:t>Configure Media Server to receive SIP request and process mechanism in</w:t>
      </w:r>
      <w:r w:rsidR="003D15F3">
        <w:t xml:space="preserve"> </w:t>
      </w:r>
      <w:del w:id="199" w:author="Christian Andre Palomino Solis" w:date="2020-12-10T17:31:00Z">
        <w:r w:rsidR="003D15F3" w:rsidDel="00F56327">
          <w:delText>KAMAILIO</w:delText>
        </w:r>
      </w:del>
      <w:ins w:id="200" w:author="Christian Andre Palomino Solis" w:date="2020-12-10T17:31:00Z">
        <w:r w:rsidR="00F56327">
          <w:t>XXXXXXX</w:t>
        </w:r>
      </w:ins>
      <w:r w:rsidR="003D15F3">
        <w:t>_PATH/</w:t>
      </w:r>
      <w:proofErr w:type="spellStart"/>
      <w:r w:rsidR="003D15F3">
        <w:t>etc</w:t>
      </w:r>
      <w:proofErr w:type="spellEnd"/>
      <w:r w:rsidR="003D15F3">
        <w:t>/</w:t>
      </w:r>
      <w:proofErr w:type="spellStart"/>
      <w:r w:rsidR="003D15F3">
        <w:t>kamailio</w:t>
      </w:r>
      <w:proofErr w:type="spellEnd"/>
      <w:r w:rsidR="003D15F3">
        <w:t>/</w:t>
      </w:r>
      <w:proofErr w:type="spellStart"/>
      <w:r w:rsidR="003D15F3">
        <w:t>dispatcher.list</w:t>
      </w:r>
      <w:proofErr w:type="spellEnd"/>
    </w:p>
    <w:tbl>
      <w:tblPr>
        <w:tblStyle w:val="TableGrid"/>
        <w:tblW w:w="0" w:type="auto"/>
        <w:tblInd w:w="1458" w:type="dxa"/>
        <w:tblLook w:val="04A0" w:firstRow="1" w:lastRow="0" w:firstColumn="1" w:lastColumn="0" w:noHBand="0" w:noVBand="1"/>
      </w:tblPr>
      <w:tblGrid>
        <w:gridCol w:w="7606"/>
      </w:tblGrid>
      <w:tr w:rsidR="003D15F3" w14:paraId="03586DE3" w14:textId="77777777" w:rsidTr="00FD46AE">
        <w:tc>
          <w:tcPr>
            <w:tcW w:w="7832" w:type="dxa"/>
          </w:tcPr>
          <w:p w14:paraId="6FCC9CC5" w14:textId="77777777" w:rsidR="00E34E35" w:rsidRPr="00E34E35" w:rsidRDefault="00E34E35" w:rsidP="00F56327">
            <w:pPr>
              <w:pStyle w:val="NormalIndent"/>
              <w:pPrChange w:id="201" w:author="Christian Andre Palomino Solis" w:date="2020-12-10T17:30:00Z">
                <w:pPr>
                  <w:pStyle w:val="NormalIndent"/>
                  <w:ind w:left="0"/>
                </w:pPr>
              </w:pPrChange>
            </w:pPr>
            <w:r w:rsidRPr="00E34E35">
              <w:t># SEMS Server list</w:t>
            </w:r>
          </w:p>
          <w:p w14:paraId="17A72C3A" w14:textId="04F95071" w:rsidR="003D15F3" w:rsidRDefault="00E34E35" w:rsidP="00F56327">
            <w:pPr>
              <w:pStyle w:val="NormalIndent"/>
              <w:pPrChange w:id="202" w:author="Christian Andre Palomino Solis" w:date="2020-12-10T17:31:00Z">
                <w:pPr>
                  <w:pStyle w:val="NormalIndent"/>
                  <w:ind w:left="0"/>
                </w:pPr>
              </w:pPrChange>
            </w:pPr>
            <w:r w:rsidRPr="00E34E35">
              <w:t>1 sip:10.226.46.36:</w:t>
            </w:r>
            <w:del w:id="203" w:author="Christian Andre Palomino Solis" w:date="2020-12-10T17:31:00Z">
              <w:r w:rsidRPr="00E34E35" w:rsidDel="00F56327">
                <w:delText>5070</w:delText>
              </w:r>
            </w:del>
            <w:ins w:id="204" w:author="Christian Andre Palomino Solis" w:date="2020-12-10T17:31:00Z">
              <w:r w:rsidR="00F56327">
                <w:t>XXXXX</w:t>
              </w:r>
            </w:ins>
          </w:p>
        </w:tc>
      </w:tr>
    </w:tbl>
    <w:p w14:paraId="727C5582" w14:textId="77777777" w:rsidR="003D15F3" w:rsidRDefault="00D432FB" w:rsidP="00F56327">
      <w:pPr>
        <w:pStyle w:val="NormalIndent"/>
        <w:pPrChange w:id="205" w:author="Christian Andre Palomino Solis" w:date="2020-12-10T17:30:00Z">
          <w:pPr>
            <w:pStyle w:val="NormalIndent"/>
          </w:pPr>
        </w:pPrChange>
      </w:pPr>
      <w:r>
        <w:t>In which</w:t>
      </w:r>
      <w:r w:rsidR="003D15F3">
        <w:t>,</w:t>
      </w:r>
    </w:p>
    <w:p w14:paraId="26E95756" w14:textId="77777777" w:rsidR="003D15F3" w:rsidRDefault="003D15F3" w:rsidP="00F56327">
      <w:pPr>
        <w:pStyle w:val="NormalIndent"/>
        <w:pPrChange w:id="206" w:author="Christian Andre Palomino Solis" w:date="2020-12-10T17:30:00Z">
          <w:pPr>
            <w:pStyle w:val="NormalIndent"/>
          </w:pPr>
        </w:pPrChange>
      </w:pPr>
      <w:r>
        <w:t xml:space="preserve">1: </w:t>
      </w:r>
      <w:r w:rsidR="00D432FB">
        <w:t>group name</w:t>
      </w:r>
      <w:r>
        <w:t xml:space="preserve">, </w:t>
      </w:r>
      <w:r w:rsidR="00D432FB">
        <w:t xml:space="preserve">used in selection of routing algorithm in </w:t>
      </w:r>
      <w:proofErr w:type="gramStart"/>
      <w:r>
        <w:t>route[</w:t>
      </w:r>
      <w:proofErr w:type="gramEnd"/>
      <w:r>
        <w:t>SERVICES]</w:t>
      </w:r>
    </w:p>
    <w:p w14:paraId="60C84280" w14:textId="77777777" w:rsidR="003D15F3" w:rsidRDefault="003D15F3" w:rsidP="00F56327">
      <w:pPr>
        <w:pStyle w:val="NormalIndent"/>
        <w:pPrChange w:id="207" w:author="Christian Andre Palomino Solis" w:date="2020-12-10T17:30:00Z">
          <w:pPr>
            <w:pStyle w:val="NormalIndent"/>
          </w:pPr>
        </w:pPrChange>
      </w:pPr>
      <w:proofErr w:type="spellStart"/>
      <w:r>
        <w:t>Ip</w:t>
      </w:r>
      <w:proofErr w:type="gramStart"/>
      <w:r>
        <w:t>:port</w:t>
      </w:r>
      <w:proofErr w:type="spellEnd"/>
      <w:proofErr w:type="gramEnd"/>
      <w:r>
        <w:t xml:space="preserve">: ip </w:t>
      </w:r>
      <w:r w:rsidR="00E17F51">
        <w:t>and</w:t>
      </w:r>
      <w:r>
        <w:t xml:space="preserve"> port </w:t>
      </w:r>
      <w:r w:rsidR="00E17F51">
        <w:t>of</w:t>
      </w:r>
      <w:r>
        <w:t xml:space="preserve"> Media Server</w:t>
      </w:r>
    </w:p>
    <w:p w14:paraId="7DAC148B" w14:textId="77777777" w:rsidR="003D15F3" w:rsidRPr="00025465" w:rsidRDefault="00E17F51" w:rsidP="00F56327">
      <w:pPr>
        <w:pStyle w:val="NormalIndent"/>
        <w:numPr>
          <w:ilvl w:val="2"/>
          <w:numId w:val="12"/>
        </w:numPr>
        <w:pPrChange w:id="208" w:author="Christian Andre Palomino Solis" w:date="2020-12-10T17:30:00Z">
          <w:pPr>
            <w:pStyle w:val="NormalIndent"/>
            <w:numPr>
              <w:ilvl w:val="2"/>
              <w:numId w:val="12"/>
            </w:numPr>
            <w:tabs>
              <w:tab w:val="num" w:pos="2362"/>
            </w:tabs>
            <w:ind w:hanging="360"/>
          </w:pPr>
        </w:pPrChange>
      </w:pPr>
      <w:r>
        <w:t>Configure</w:t>
      </w:r>
      <w:r w:rsidR="003D15F3">
        <w:t xml:space="preserve"> PID </w:t>
      </w:r>
      <w:r>
        <w:t>of application in file</w:t>
      </w:r>
      <w:r w:rsidR="003D15F3">
        <w:t xml:space="preserve"> KAMAILIO_PATH/</w:t>
      </w:r>
      <w:proofErr w:type="spellStart"/>
      <w:r w:rsidR="003D15F3">
        <w:t>etc</w:t>
      </w:r>
      <w:proofErr w:type="spellEnd"/>
      <w:r w:rsidR="003D15F3">
        <w:t>/</w:t>
      </w:r>
      <w:proofErr w:type="spellStart"/>
      <w:r w:rsidR="003D15F3">
        <w:t>kamailio</w:t>
      </w:r>
      <w:proofErr w:type="spellEnd"/>
      <w:r w:rsidR="003D15F3">
        <w:t>/</w:t>
      </w:r>
      <w:proofErr w:type="spellStart"/>
      <w:r w:rsidR="003D15F3">
        <w:t>kamctlrc</w:t>
      </w:r>
      <w:proofErr w:type="spellEnd"/>
    </w:p>
    <w:tbl>
      <w:tblPr>
        <w:tblStyle w:val="TableGrid"/>
        <w:tblW w:w="0" w:type="auto"/>
        <w:tblInd w:w="1458" w:type="dxa"/>
        <w:tblLook w:val="04A0" w:firstRow="1" w:lastRow="0" w:firstColumn="1" w:lastColumn="0" w:noHBand="0" w:noVBand="1"/>
      </w:tblPr>
      <w:tblGrid>
        <w:gridCol w:w="7606"/>
      </w:tblGrid>
      <w:tr w:rsidR="003D15F3" w14:paraId="1E5C21B1" w14:textId="77777777" w:rsidTr="00FD46AE">
        <w:tc>
          <w:tcPr>
            <w:tcW w:w="7832" w:type="dxa"/>
          </w:tcPr>
          <w:p w14:paraId="4D9D15DA" w14:textId="77777777" w:rsidR="003D15F3" w:rsidRDefault="00E34E35" w:rsidP="00F56327">
            <w:pPr>
              <w:pStyle w:val="NormalIndent"/>
              <w:pPrChange w:id="209" w:author="Christian Andre Palomino Solis" w:date="2020-12-10T17:30:00Z">
                <w:pPr>
                  <w:pStyle w:val="NormalIndent"/>
                  <w:ind w:left="0"/>
                </w:pPr>
              </w:pPrChange>
            </w:pPr>
            <w:r>
              <w:t xml:space="preserve">PID_FILE= </w:t>
            </w:r>
            <w:r w:rsidRPr="00E34E35">
              <w:t>/u01</w:t>
            </w:r>
            <w:r>
              <w:t>/app/</w:t>
            </w:r>
            <w:proofErr w:type="spellStart"/>
            <w:r>
              <w:t>ivrbusiness</w:t>
            </w:r>
            <w:proofErr w:type="spellEnd"/>
            <w:r>
              <w:t>/kamailio-4.0.4</w:t>
            </w:r>
            <w:r w:rsidRPr="00025465">
              <w:t xml:space="preserve"> </w:t>
            </w:r>
            <w:r w:rsidR="003D15F3" w:rsidRPr="00025465">
              <w:t>/</w:t>
            </w:r>
            <w:proofErr w:type="spellStart"/>
            <w:r w:rsidR="003D15F3" w:rsidRPr="00025465">
              <w:t>sbin</w:t>
            </w:r>
            <w:proofErr w:type="spellEnd"/>
            <w:r w:rsidR="003D15F3" w:rsidRPr="00025465">
              <w:t>/</w:t>
            </w:r>
            <w:proofErr w:type="spellStart"/>
            <w:r w:rsidR="003D15F3" w:rsidRPr="00025465">
              <w:t>kamailio.pid</w:t>
            </w:r>
            <w:proofErr w:type="spellEnd"/>
          </w:p>
        </w:tc>
      </w:tr>
    </w:tbl>
    <w:p w14:paraId="4F854071" w14:textId="77777777" w:rsidR="003D15F3" w:rsidRDefault="003D15F3" w:rsidP="00F56327">
      <w:pPr>
        <w:pStyle w:val="NormalIndent"/>
        <w:pPrChange w:id="210" w:author="Christian Andre Palomino Solis" w:date="2020-12-10T17:30:00Z">
          <w:pPr>
            <w:pStyle w:val="NormalIndent"/>
            <w:ind w:left="0"/>
          </w:pPr>
        </w:pPrChange>
      </w:pPr>
    </w:p>
    <w:p w14:paraId="46061148" w14:textId="77777777" w:rsidR="003D15F3" w:rsidRDefault="00E17F51" w:rsidP="00F56327">
      <w:pPr>
        <w:pStyle w:val="NormalIndent"/>
        <w:numPr>
          <w:ilvl w:val="1"/>
          <w:numId w:val="12"/>
        </w:numPr>
        <w:pPrChange w:id="211" w:author="Christian Andre Palomino Solis" w:date="2020-12-10T17:30:00Z">
          <w:pPr>
            <w:pStyle w:val="NormalIndent"/>
            <w:numPr>
              <w:ilvl w:val="1"/>
              <w:numId w:val="12"/>
            </w:numPr>
            <w:tabs>
              <w:tab w:val="num" w:pos="1642"/>
            </w:tabs>
            <w:ind w:left="1642" w:hanging="360"/>
          </w:pPr>
        </w:pPrChange>
      </w:pPr>
      <w:r>
        <w:t>Step</w:t>
      </w:r>
      <w:r w:rsidR="003D15F3" w:rsidRPr="00166D52">
        <w:t xml:space="preserve"> </w:t>
      </w:r>
      <w:r w:rsidR="003D15F3">
        <w:t xml:space="preserve">5: </w:t>
      </w:r>
      <w:r w:rsidR="00230436">
        <w:t>Start application</w:t>
      </w: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FFFFFF"/>
        <w:tblLook w:val="04A0" w:firstRow="1" w:lastRow="0" w:firstColumn="1" w:lastColumn="0" w:noHBand="0" w:noVBand="1"/>
      </w:tblPr>
      <w:tblGrid>
        <w:gridCol w:w="7606"/>
      </w:tblGrid>
      <w:tr w:rsidR="003D15F3" w:rsidRPr="00CE11EE" w14:paraId="608C9ED6" w14:textId="77777777" w:rsidTr="00FD46AE">
        <w:tc>
          <w:tcPr>
            <w:tcW w:w="7832" w:type="dxa"/>
            <w:shd w:val="pct10" w:color="auto" w:fill="FFFFFF"/>
          </w:tcPr>
          <w:p w14:paraId="71D1D603" w14:textId="77777777" w:rsidR="003D15F3" w:rsidRDefault="003D15F3" w:rsidP="00F56327">
            <w:pPr>
              <w:pStyle w:val="NormalIndent"/>
              <w:pPrChange w:id="212" w:author="Christian Andre Palomino Solis" w:date="2020-12-10T17:30:00Z">
                <w:pPr>
                  <w:pStyle w:val="NormalIndent"/>
                  <w:ind w:left="0"/>
                </w:pPr>
              </w:pPrChange>
            </w:pPr>
            <w:r>
              <w:t>cd /KAMAILIO_PATH</w:t>
            </w:r>
            <w:r w:rsidRPr="00C91A3B">
              <w:t>/</w:t>
            </w:r>
            <w:proofErr w:type="spellStart"/>
            <w:r w:rsidRPr="00C91A3B">
              <w:t>sbin</w:t>
            </w:r>
            <w:proofErr w:type="spellEnd"/>
          </w:p>
          <w:p w14:paraId="1A0C2FA5" w14:textId="77777777" w:rsidR="003D15F3" w:rsidRPr="00CE11EE" w:rsidRDefault="003D15F3" w:rsidP="00F56327">
            <w:pPr>
              <w:pStyle w:val="NormalIndent"/>
              <w:pPrChange w:id="213" w:author="Christian Andre Palomino Solis" w:date="2020-12-10T17:30:00Z">
                <w:pPr>
                  <w:pStyle w:val="NormalIndent"/>
                  <w:ind w:left="0"/>
                </w:pPr>
              </w:pPrChange>
            </w:pPr>
            <w:r>
              <w:t>./</w:t>
            </w:r>
            <w:proofErr w:type="spellStart"/>
            <w:r>
              <w:t>kamctl</w:t>
            </w:r>
            <w:proofErr w:type="spellEnd"/>
            <w:r>
              <w:t xml:space="preserve"> start</w:t>
            </w:r>
          </w:p>
        </w:tc>
      </w:tr>
    </w:tbl>
    <w:p w14:paraId="0DB6660A" w14:textId="77777777" w:rsidR="003D15F3" w:rsidRPr="003F005F" w:rsidRDefault="00647E38" w:rsidP="003D15F3">
      <w:pPr>
        <w:pStyle w:val="Heading3"/>
        <w:numPr>
          <w:ilvl w:val="3"/>
          <w:numId w:val="2"/>
        </w:numPr>
        <w:rPr>
          <w:color w:val="auto"/>
        </w:rPr>
      </w:pPr>
      <w:bookmarkStart w:id="214" w:name="_Toc384126094"/>
      <w:bookmarkStart w:id="215" w:name="_Toc407175826"/>
      <w:r>
        <w:rPr>
          <w:color w:val="auto"/>
        </w:rPr>
        <w:t>System configuration</w:t>
      </w:r>
      <w:r w:rsidR="003D15F3" w:rsidRPr="003F005F">
        <w:rPr>
          <w:color w:val="auto"/>
        </w:rPr>
        <w:t>:</w:t>
      </w:r>
      <w:bookmarkEnd w:id="214"/>
      <w:bookmarkEnd w:id="215"/>
    </w:p>
    <w:p w14:paraId="29754F7F" w14:textId="77777777" w:rsidR="003D15F3" w:rsidRPr="003F005F" w:rsidRDefault="00647E38" w:rsidP="003D15F3">
      <w:pPr>
        <w:pStyle w:val="Heading3"/>
        <w:numPr>
          <w:ilvl w:val="2"/>
          <w:numId w:val="2"/>
        </w:numPr>
        <w:rPr>
          <w:color w:val="auto"/>
        </w:rPr>
      </w:pPr>
      <w:bookmarkStart w:id="216" w:name="_Toc384126095"/>
      <w:bookmarkStart w:id="217" w:name="_Toc407175827"/>
      <w:r>
        <w:rPr>
          <w:color w:val="auto"/>
        </w:rPr>
        <w:t>Client setup</w:t>
      </w:r>
      <w:r w:rsidR="003D15F3" w:rsidRPr="003F005F">
        <w:rPr>
          <w:color w:val="auto"/>
        </w:rPr>
        <w:t>:</w:t>
      </w:r>
      <w:bookmarkEnd w:id="216"/>
      <w:bookmarkEnd w:id="217"/>
    </w:p>
    <w:p w14:paraId="14778804" w14:textId="77777777" w:rsidR="003D15F3" w:rsidRPr="00F53466" w:rsidRDefault="003D15F3" w:rsidP="003D15F3">
      <w:pPr>
        <w:ind w:left="1224"/>
        <w:rPr>
          <w:rFonts w:cs="Times New Roman"/>
          <w:sz w:val="24"/>
        </w:rPr>
      </w:pPr>
      <w:r w:rsidRPr="003F005F">
        <w:rPr>
          <w:rFonts w:cs="Times New Roman"/>
          <w:sz w:val="24"/>
        </w:rPr>
        <w:t>N/A</w:t>
      </w:r>
    </w:p>
    <w:p w14:paraId="48A9C2DE" w14:textId="1E33B745" w:rsidR="00E1328B" w:rsidRPr="003F005F" w:rsidDel="00F56327" w:rsidRDefault="0035195E" w:rsidP="00E1328B">
      <w:pPr>
        <w:pStyle w:val="Heading2"/>
        <w:rPr>
          <w:del w:id="218" w:author="Christian Andre Palomino Solis" w:date="2020-12-10T17:31:00Z"/>
          <w:color w:val="auto"/>
          <w:szCs w:val="24"/>
        </w:rPr>
      </w:pPr>
      <w:bookmarkStart w:id="219" w:name="_Toc407175828"/>
      <w:del w:id="220" w:author="Christian Andre Palomino Solis" w:date="2020-12-10T17:31:00Z">
        <w:r w:rsidDel="00F56327">
          <w:rPr>
            <w:color w:val="auto"/>
            <w:szCs w:val="24"/>
          </w:rPr>
          <w:delText>Installation of</w:delText>
        </w:r>
        <w:r w:rsidR="00E1328B" w:rsidRPr="003F005F" w:rsidDel="00F56327">
          <w:rPr>
            <w:color w:val="auto"/>
            <w:szCs w:val="24"/>
          </w:rPr>
          <w:delText xml:space="preserve"> </w:delText>
        </w:r>
        <w:r w:rsidR="00EF6E4A" w:rsidDel="00F56327">
          <w:rPr>
            <w:color w:val="auto"/>
            <w:szCs w:val="24"/>
          </w:rPr>
          <w:delText>MEDIA SERVER</w:delText>
        </w:r>
        <w:bookmarkEnd w:id="219"/>
      </w:del>
    </w:p>
    <w:p w14:paraId="33A58814" w14:textId="5B4AF1EE" w:rsidR="0096675D" w:rsidRPr="003F005F" w:rsidDel="00F56327" w:rsidRDefault="00C63FE4" w:rsidP="0096675D">
      <w:pPr>
        <w:pStyle w:val="Heading3"/>
        <w:rPr>
          <w:del w:id="221" w:author="Christian Andre Palomino Solis" w:date="2020-12-10T17:31:00Z"/>
          <w:color w:val="auto"/>
        </w:rPr>
      </w:pPr>
      <w:bookmarkStart w:id="222" w:name="_Toc407175829"/>
      <w:del w:id="223" w:author="Christian Andre Palomino Solis" w:date="2020-12-10T17:31:00Z">
        <w:r w:rsidDel="00F56327">
          <w:rPr>
            <w:color w:val="auto"/>
          </w:rPr>
          <w:delText>Server setup</w:delText>
        </w:r>
        <w:r w:rsidR="0096675D" w:rsidRPr="003F005F" w:rsidDel="00F56327">
          <w:rPr>
            <w:color w:val="auto"/>
          </w:rPr>
          <w:delText>:</w:delText>
        </w:r>
        <w:bookmarkEnd w:id="222"/>
      </w:del>
    </w:p>
    <w:p w14:paraId="70624167" w14:textId="3C870EC6" w:rsidR="0096675D" w:rsidRPr="003F005F" w:rsidDel="00F56327" w:rsidRDefault="00C63FE4" w:rsidP="0096675D">
      <w:pPr>
        <w:pStyle w:val="Heading3"/>
        <w:numPr>
          <w:ilvl w:val="3"/>
          <w:numId w:val="8"/>
        </w:numPr>
        <w:rPr>
          <w:del w:id="224" w:author="Christian Andre Palomino Solis" w:date="2020-12-10T17:31:00Z"/>
          <w:color w:val="auto"/>
        </w:rPr>
      </w:pPr>
      <w:bookmarkStart w:id="225" w:name="_Toc407175830"/>
      <w:del w:id="226" w:author="Christian Andre Palomino Solis" w:date="2020-12-10T17:31:00Z">
        <w:r w:rsidDel="00F56327">
          <w:rPr>
            <w:color w:val="auto"/>
          </w:rPr>
          <w:delText>Summary</w:delText>
        </w:r>
        <w:r w:rsidR="0096675D" w:rsidRPr="003F005F" w:rsidDel="00F56327">
          <w:rPr>
            <w:color w:val="auto"/>
          </w:rPr>
          <w:delText>:</w:delText>
        </w:r>
        <w:bookmarkEnd w:id="225"/>
      </w:del>
    </w:p>
    <w:tbl>
      <w:tblPr>
        <w:tblW w:w="4361" w:type="pct"/>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FFFFFF" w:themeFill="background1"/>
        <w:tblLook w:val="0000" w:firstRow="0" w:lastRow="0" w:firstColumn="0" w:lastColumn="0" w:noHBand="0" w:noVBand="0"/>
      </w:tblPr>
      <w:tblGrid>
        <w:gridCol w:w="7906"/>
      </w:tblGrid>
      <w:tr w:rsidR="0096675D" w:rsidRPr="003F005F" w:rsidDel="00F56327" w14:paraId="083AB389" w14:textId="1BDE93CF" w:rsidTr="00CA3979">
        <w:trPr>
          <w:del w:id="227" w:author="Christian Andre Palomino Solis" w:date="2020-12-10T17:31:00Z"/>
        </w:trPr>
        <w:tc>
          <w:tcPr>
            <w:tcW w:w="5000" w:type="pct"/>
            <w:shd w:val="pct10" w:color="auto" w:fill="FFFFFF" w:themeFill="background1"/>
          </w:tcPr>
          <w:p w14:paraId="0473F9F8" w14:textId="2BB695B9" w:rsidR="000F0435" w:rsidRPr="003F005F" w:rsidDel="00F56327" w:rsidRDefault="000F0435" w:rsidP="000F0435">
            <w:pPr>
              <w:pStyle w:val="table"/>
              <w:keepNext/>
              <w:spacing w:before="120" w:after="120"/>
              <w:rPr>
                <w:del w:id="228" w:author="Christian Andre Palomino Solis" w:date="2020-12-10T17:31:00Z"/>
                <w:b/>
                <w:bCs/>
              </w:rPr>
            </w:pPr>
            <w:del w:id="229" w:author="Christian Andre Palomino Solis" w:date="2020-12-10T17:31:00Z">
              <w:r w:rsidDel="00F56327">
                <w:rPr>
                  <w:b/>
                  <w:bCs/>
                </w:rPr>
                <w:delText>Step</w:delText>
              </w:r>
              <w:r w:rsidRPr="003F005F" w:rsidDel="00F56327">
                <w:rPr>
                  <w:b/>
                  <w:bCs/>
                </w:rPr>
                <w:delText xml:space="preserve"> 1: </w:delText>
              </w:r>
              <w:r w:rsidDel="00F56327">
                <w:rPr>
                  <w:bCs/>
                </w:rPr>
                <w:delText>Setup</w:delText>
              </w:r>
              <w:r w:rsidRPr="003F005F" w:rsidDel="00F56327">
                <w:rPr>
                  <w:bCs/>
                </w:rPr>
                <w:delText xml:space="preserve"> Centos </w:delText>
              </w:r>
              <w:r w:rsidDel="00F56327">
                <w:rPr>
                  <w:bCs/>
                </w:rPr>
                <w:delText>6</w:delText>
              </w:r>
              <w:r w:rsidRPr="003F005F" w:rsidDel="00F56327">
                <w:rPr>
                  <w:bCs/>
                </w:rPr>
                <w:delText xml:space="preserve">.0 </w:delText>
              </w:r>
              <w:r w:rsidDel="00F56327">
                <w:rPr>
                  <w:bCs/>
                </w:rPr>
                <w:delText>or above OS</w:delText>
              </w:r>
            </w:del>
          </w:p>
          <w:p w14:paraId="704941C8" w14:textId="5DFE49A0" w:rsidR="000F0435" w:rsidRPr="003F005F" w:rsidDel="00F56327" w:rsidRDefault="000F0435" w:rsidP="000F0435">
            <w:pPr>
              <w:pStyle w:val="table"/>
              <w:keepNext/>
              <w:spacing w:before="120" w:after="120"/>
              <w:rPr>
                <w:del w:id="230" w:author="Christian Andre Palomino Solis" w:date="2020-12-10T17:31:00Z"/>
                <w:bCs/>
              </w:rPr>
            </w:pPr>
            <w:del w:id="231" w:author="Christian Andre Palomino Solis" w:date="2020-12-10T17:31:00Z">
              <w:r w:rsidDel="00F56327">
                <w:rPr>
                  <w:b/>
                  <w:bCs/>
                </w:rPr>
                <w:delText>Step</w:delText>
              </w:r>
              <w:r w:rsidRPr="003F005F" w:rsidDel="00F56327">
                <w:rPr>
                  <w:b/>
                  <w:bCs/>
                </w:rPr>
                <w:delText xml:space="preserve"> </w:delText>
              </w:r>
              <w:r w:rsidDel="00F56327">
                <w:rPr>
                  <w:b/>
                  <w:bCs/>
                </w:rPr>
                <w:delText>2</w:delText>
              </w:r>
              <w:r w:rsidRPr="003F005F" w:rsidDel="00F56327">
                <w:rPr>
                  <w:b/>
                  <w:bCs/>
                </w:rPr>
                <w:delText xml:space="preserve">: </w:delText>
              </w:r>
              <w:r w:rsidDel="00F56327">
                <w:rPr>
                  <w:bCs/>
                </w:rPr>
                <w:delText>Setup library xmlrpc-c-1.25.26</w:delText>
              </w:r>
            </w:del>
          </w:p>
          <w:p w14:paraId="456D99AE" w14:textId="6B1AECCD" w:rsidR="000F0435" w:rsidRPr="003F005F" w:rsidDel="00F56327" w:rsidRDefault="000F0435" w:rsidP="000F0435">
            <w:pPr>
              <w:pStyle w:val="table"/>
              <w:keepNext/>
              <w:spacing w:before="120" w:after="120"/>
              <w:rPr>
                <w:del w:id="232" w:author="Christian Andre Palomino Solis" w:date="2020-12-10T17:31:00Z"/>
                <w:b/>
                <w:bCs/>
              </w:rPr>
            </w:pPr>
            <w:del w:id="233" w:author="Christian Andre Palomino Solis" w:date="2020-12-10T17:31:00Z">
              <w:r w:rsidDel="00F56327">
                <w:rPr>
                  <w:b/>
                  <w:bCs/>
                </w:rPr>
                <w:delText>Step</w:delText>
              </w:r>
              <w:r w:rsidRPr="003F005F" w:rsidDel="00F56327">
                <w:rPr>
                  <w:b/>
                  <w:bCs/>
                </w:rPr>
                <w:delText xml:space="preserve"> </w:delText>
              </w:r>
              <w:r w:rsidDel="00F56327">
                <w:rPr>
                  <w:b/>
                  <w:bCs/>
                </w:rPr>
                <w:delText>3</w:delText>
              </w:r>
              <w:r w:rsidRPr="003F005F" w:rsidDel="00F56327">
                <w:rPr>
                  <w:b/>
                  <w:bCs/>
                </w:rPr>
                <w:delText xml:space="preserve">: </w:delText>
              </w:r>
              <w:r w:rsidDel="00F56327">
                <w:rPr>
                  <w:bCs/>
                </w:rPr>
                <w:delText>Configure Makefile in folder apps/dsm</w:delText>
              </w:r>
            </w:del>
          </w:p>
          <w:p w14:paraId="18AD8427" w14:textId="4694984F" w:rsidR="000F0435" w:rsidDel="00F56327" w:rsidRDefault="000F0435" w:rsidP="000F0435">
            <w:pPr>
              <w:pStyle w:val="table"/>
              <w:keepNext/>
              <w:spacing w:before="120" w:after="120"/>
              <w:rPr>
                <w:del w:id="234" w:author="Christian Andre Palomino Solis" w:date="2020-12-10T17:31:00Z"/>
                <w:bCs/>
              </w:rPr>
            </w:pPr>
            <w:del w:id="235" w:author="Christian Andre Palomino Solis" w:date="2020-12-10T17:31:00Z">
              <w:r w:rsidDel="00F56327">
                <w:rPr>
                  <w:b/>
                  <w:bCs/>
                </w:rPr>
                <w:delText>Step</w:delText>
              </w:r>
              <w:r w:rsidRPr="003F005F" w:rsidDel="00F56327">
                <w:rPr>
                  <w:b/>
                  <w:bCs/>
                </w:rPr>
                <w:delText xml:space="preserve"> </w:delText>
              </w:r>
              <w:r w:rsidDel="00F56327">
                <w:rPr>
                  <w:b/>
                  <w:bCs/>
                </w:rPr>
                <w:delText>4</w:delText>
              </w:r>
              <w:r w:rsidRPr="003F005F" w:rsidDel="00F56327">
                <w:rPr>
                  <w:b/>
                  <w:bCs/>
                </w:rPr>
                <w:delText xml:space="preserve">: </w:delText>
              </w:r>
              <w:r w:rsidDel="00F56327">
                <w:rPr>
                  <w:bCs/>
                </w:rPr>
                <w:delText>Setup application</w:delText>
              </w:r>
            </w:del>
          </w:p>
          <w:p w14:paraId="53B37AC6" w14:textId="1371FF5E" w:rsidR="000F0435" w:rsidRPr="003F005F" w:rsidDel="00F56327" w:rsidRDefault="000F0435" w:rsidP="000F0435">
            <w:pPr>
              <w:pStyle w:val="table"/>
              <w:keepNext/>
              <w:spacing w:before="120" w:after="120"/>
              <w:rPr>
                <w:del w:id="236" w:author="Christian Andre Palomino Solis" w:date="2020-12-10T17:31:00Z"/>
                <w:bCs/>
              </w:rPr>
            </w:pPr>
            <w:del w:id="237" w:author="Christian Andre Palomino Solis" w:date="2020-12-10T17:31:00Z">
              <w:r w:rsidDel="00F56327">
                <w:rPr>
                  <w:b/>
                  <w:bCs/>
                </w:rPr>
                <w:delText>Step</w:delText>
              </w:r>
              <w:r w:rsidRPr="004965C7" w:rsidDel="00F56327">
                <w:rPr>
                  <w:b/>
                  <w:bCs/>
                </w:rPr>
                <w:delText xml:space="preserve"> </w:delText>
              </w:r>
              <w:r w:rsidDel="00F56327">
                <w:rPr>
                  <w:b/>
                  <w:bCs/>
                </w:rPr>
                <w:delText>5</w:delText>
              </w:r>
              <w:r w:rsidDel="00F56327">
                <w:rPr>
                  <w:bCs/>
                </w:rPr>
                <w:delText>: Configure application</w:delText>
              </w:r>
            </w:del>
          </w:p>
          <w:p w14:paraId="2779D705" w14:textId="35D7337A" w:rsidR="004965C7" w:rsidRPr="003F005F" w:rsidDel="00F56327" w:rsidRDefault="000F0435" w:rsidP="000F0435">
            <w:pPr>
              <w:pStyle w:val="table"/>
              <w:keepNext/>
              <w:spacing w:before="120" w:after="120"/>
              <w:rPr>
                <w:del w:id="238" w:author="Christian Andre Palomino Solis" w:date="2020-12-10T17:31:00Z"/>
              </w:rPr>
            </w:pPr>
            <w:del w:id="239" w:author="Christian Andre Palomino Solis" w:date="2020-12-10T17:31:00Z">
              <w:r w:rsidDel="00F56327">
                <w:rPr>
                  <w:b/>
                  <w:bCs/>
                </w:rPr>
                <w:delText>Step</w:delText>
              </w:r>
              <w:r w:rsidR="004965C7" w:rsidRPr="004965C7" w:rsidDel="00F56327">
                <w:rPr>
                  <w:b/>
                  <w:bCs/>
                </w:rPr>
                <w:delText xml:space="preserve"> 6</w:delText>
              </w:r>
              <w:r w:rsidR="004965C7" w:rsidDel="00F56327">
                <w:rPr>
                  <w:bCs/>
                </w:rPr>
                <w:delText xml:space="preserve">: </w:delText>
              </w:r>
              <w:r w:rsidDel="00F56327">
                <w:rPr>
                  <w:bCs/>
                </w:rPr>
                <w:delText>Start application</w:delText>
              </w:r>
            </w:del>
          </w:p>
        </w:tc>
      </w:tr>
    </w:tbl>
    <w:p w14:paraId="4F0644A4" w14:textId="0284479E" w:rsidR="0096675D" w:rsidRPr="003F005F" w:rsidDel="00F56327" w:rsidRDefault="00B276E9" w:rsidP="0096675D">
      <w:pPr>
        <w:pStyle w:val="Heading3"/>
        <w:numPr>
          <w:ilvl w:val="3"/>
          <w:numId w:val="8"/>
        </w:numPr>
        <w:rPr>
          <w:del w:id="240" w:author="Christian Andre Palomino Solis" w:date="2020-12-10T17:31:00Z"/>
          <w:color w:val="auto"/>
        </w:rPr>
      </w:pPr>
      <w:bookmarkStart w:id="241" w:name="_Toc407175831"/>
      <w:del w:id="242" w:author="Christian Andre Palomino Solis" w:date="2020-12-10T17:31:00Z">
        <w:r w:rsidDel="00F56327">
          <w:rPr>
            <w:color w:val="auto"/>
          </w:rPr>
          <w:delText>Installation details</w:delText>
        </w:r>
        <w:r w:rsidR="0096675D" w:rsidRPr="003F005F" w:rsidDel="00F56327">
          <w:rPr>
            <w:color w:val="auto"/>
          </w:rPr>
          <w:delText>:</w:delText>
        </w:r>
        <w:bookmarkEnd w:id="241"/>
      </w:del>
    </w:p>
    <w:p w14:paraId="3E84386C" w14:textId="7C0E6E41" w:rsidR="00A87887" w:rsidRPr="00CE11EE" w:rsidDel="00F56327" w:rsidRDefault="00B276E9" w:rsidP="00F56327">
      <w:pPr>
        <w:pStyle w:val="NormalIndent"/>
        <w:numPr>
          <w:ilvl w:val="1"/>
          <w:numId w:val="12"/>
        </w:numPr>
        <w:rPr>
          <w:del w:id="243" w:author="Christian Andre Palomino Solis" w:date="2020-12-10T17:31:00Z"/>
        </w:rPr>
        <w:pPrChange w:id="244" w:author="Christian Andre Palomino Solis" w:date="2020-12-10T17:30:00Z">
          <w:pPr>
            <w:pStyle w:val="NormalIndent"/>
            <w:numPr>
              <w:ilvl w:val="1"/>
              <w:numId w:val="12"/>
            </w:numPr>
            <w:tabs>
              <w:tab w:val="num" w:pos="1642"/>
            </w:tabs>
            <w:ind w:left="1642" w:hanging="360"/>
          </w:pPr>
        </w:pPrChange>
      </w:pPr>
      <w:del w:id="245" w:author="Christian Andre Palomino Solis" w:date="2020-12-10T17:31:00Z">
        <w:r w:rsidDel="00F56327">
          <w:delText>Step</w:delText>
        </w:r>
        <w:r w:rsidR="00BA2194" w:rsidRPr="00166D52" w:rsidDel="00F56327">
          <w:delText xml:space="preserve"> 1</w:delText>
        </w:r>
        <w:r w:rsidR="00BA2194" w:rsidRPr="00CE11EE" w:rsidDel="00F56327">
          <w:delText xml:space="preserve">: </w:delText>
        </w:r>
        <w:r w:rsidDel="00F56327">
          <w:delText>Setup centos &gt;= 6.0 on server user guide of the product</w:delText>
        </w:r>
      </w:del>
    </w:p>
    <w:p w14:paraId="71754FD6" w14:textId="0D0B37A4" w:rsidR="00A87887" w:rsidDel="00F56327" w:rsidRDefault="007E10E9" w:rsidP="00F56327">
      <w:pPr>
        <w:pStyle w:val="NormalIndent"/>
        <w:numPr>
          <w:ilvl w:val="1"/>
          <w:numId w:val="12"/>
        </w:numPr>
        <w:rPr>
          <w:del w:id="246" w:author="Christian Andre Palomino Solis" w:date="2020-12-10T17:31:00Z"/>
        </w:rPr>
        <w:pPrChange w:id="247" w:author="Christian Andre Palomino Solis" w:date="2020-12-10T17:30:00Z">
          <w:pPr>
            <w:pStyle w:val="NormalIndent"/>
            <w:numPr>
              <w:ilvl w:val="1"/>
              <w:numId w:val="12"/>
            </w:numPr>
            <w:tabs>
              <w:tab w:val="num" w:pos="1642"/>
            </w:tabs>
            <w:ind w:left="1642" w:hanging="360"/>
          </w:pPr>
        </w:pPrChange>
      </w:pPr>
      <w:del w:id="248" w:author="Christian Andre Palomino Solis" w:date="2020-12-10T17:31:00Z">
        <w:r w:rsidDel="00F56327">
          <w:delText>Step</w:delText>
        </w:r>
        <w:r w:rsidR="00A87887" w:rsidRPr="00166D52" w:rsidDel="00F56327">
          <w:delText xml:space="preserve"> 2</w:delText>
        </w:r>
        <w:r w:rsidR="00A87887" w:rsidDel="00F56327">
          <w:delText xml:space="preserve">: </w:delText>
        </w:r>
        <w:r w:rsidDel="00F56327">
          <w:delText>Setup library</w:delText>
        </w:r>
        <w:r w:rsidR="00A87887" w:rsidDel="00F56327">
          <w:delText xml:space="preserve"> xmlrpc-c-1.25.26</w:delText>
        </w:r>
      </w:del>
    </w:p>
    <w:p w14:paraId="3C84C552" w14:textId="0F253DE8" w:rsidR="00A87887" w:rsidDel="00F56327" w:rsidRDefault="00A87887" w:rsidP="00F56327">
      <w:pPr>
        <w:pStyle w:val="NormalIndent"/>
        <w:rPr>
          <w:del w:id="249" w:author="Christian Andre Palomino Solis" w:date="2020-12-10T17:31:00Z"/>
        </w:rPr>
        <w:pPrChange w:id="250" w:author="Christian Andre Palomino Solis" w:date="2020-12-10T17:30:00Z">
          <w:pPr>
            <w:pStyle w:val="NormalIndent"/>
          </w:pPr>
        </w:pPrChange>
      </w:pPr>
      <w:del w:id="251" w:author="Christian Andre Palomino Solis" w:date="2020-12-10T17:31:00Z">
        <w:r w:rsidDel="00F56327">
          <w:delText>Download source xmlrpc-c-1.25.26</w:delText>
        </w:r>
      </w:del>
    </w:p>
    <w:p w14:paraId="4C92A8F0" w14:textId="3FC7BC34" w:rsidR="00A87887" w:rsidDel="00F56327" w:rsidRDefault="007E10E9" w:rsidP="00F56327">
      <w:pPr>
        <w:pStyle w:val="NormalIndent"/>
        <w:rPr>
          <w:del w:id="252" w:author="Christian Andre Palomino Solis" w:date="2020-12-10T17:31:00Z"/>
        </w:rPr>
        <w:pPrChange w:id="253" w:author="Christian Andre Palomino Solis" w:date="2020-12-10T17:30:00Z">
          <w:pPr>
            <w:pStyle w:val="NormalIndent"/>
          </w:pPr>
        </w:pPrChange>
      </w:pPr>
      <w:del w:id="254" w:author="Christian Andre Palomino Solis" w:date="2020-12-10T17:31:00Z">
        <w:r w:rsidDel="00F56327">
          <w:delText>Create a folder to store archive file</w:delText>
        </w:r>
        <w:r w:rsidR="00A87887" w:rsidDel="00F56327">
          <w:delText xml:space="preserve">, </w:delText>
        </w:r>
        <w:r w:rsidDel="00F56327">
          <w:delText>called</w:delText>
        </w:r>
        <w:r w:rsidR="00A87887" w:rsidDel="00F56327">
          <w:delText xml:space="preserve"> XMLRPC_PATH, </w:delText>
        </w:r>
        <w:r w:rsidDel="00F56327">
          <w:delText>eg</w:delText>
        </w:r>
        <w:r w:rsidR="00A87887" w:rsidDel="00F56327">
          <w:delText xml:space="preserve"> </w:delText>
        </w:r>
        <w:r w:rsidR="00A87887" w:rsidRPr="00CE5A0C" w:rsidDel="00F56327">
          <w:delText>/u01/app/luckydraw/lib/xmlrpc-c-1.25.26</w:delText>
        </w:r>
      </w:del>
    </w:p>
    <w:p w14:paraId="3167EA56" w14:textId="673EAE25" w:rsidR="00A87887" w:rsidDel="00F56327" w:rsidRDefault="007E10E9" w:rsidP="00F56327">
      <w:pPr>
        <w:pStyle w:val="NormalIndent"/>
        <w:rPr>
          <w:del w:id="255" w:author="Christian Andre Palomino Solis" w:date="2020-12-10T17:31:00Z"/>
        </w:rPr>
        <w:pPrChange w:id="256" w:author="Christian Andre Palomino Solis" w:date="2020-12-10T17:30:00Z">
          <w:pPr>
            <w:pStyle w:val="NormalIndent"/>
          </w:pPr>
        </w:pPrChange>
      </w:pPr>
      <w:del w:id="257" w:author="Christian Andre Palomino Solis" w:date="2020-12-10T17:31:00Z">
        <w:r w:rsidDel="00F56327">
          <w:delText xml:space="preserve">In the source folder of </w:delText>
        </w:r>
        <w:r w:rsidR="00A87887" w:rsidDel="00F56327">
          <w:delText xml:space="preserve"> xmlrpc-c, </w:delText>
        </w:r>
        <w:r w:rsidDel="00F56327">
          <w:delText>run the commands</w:delText>
        </w:r>
      </w:del>
    </w:p>
    <w:tbl>
      <w:tblPr>
        <w:tblStyle w:val="TableGrid"/>
        <w:tblW w:w="0" w:type="auto"/>
        <w:tblInd w:w="1458" w:type="dxa"/>
        <w:tblLook w:val="04A0" w:firstRow="1" w:lastRow="0" w:firstColumn="1" w:lastColumn="0" w:noHBand="0" w:noVBand="1"/>
      </w:tblPr>
      <w:tblGrid>
        <w:gridCol w:w="7606"/>
      </w:tblGrid>
      <w:tr w:rsidR="00A87887" w:rsidDel="00F56327" w14:paraId="05F0A4A8" w14:textId="5BD60981" w:rsidTr="00FD46AE">
        <w:trPr>
          <w:del w:id="258" w:author="Christian Andre Palomino Solis" w:date="2020-12-10T17:31:00Z"/>
        </w:trPr>
        <w:tc>
          <w:tcPr>
            <w:tcW w:w="7832" w:type="dxa"/>
          </w:tcPr>
          <w:p w14:paraId="7A95B556" w14:textId="57847728" w:rsidR="00A87887" w:rsidRPr="00AB55DA" w:rsidDel="00F56327" w:rsidRDefault="00A87887" w:rsidP="00FD46AE">
            <w:pPr>
              <w:ind w:left="0"/>
              <w:rPr>
                <w:del w:id="259" w:author="Christian Andre Palomino Solis" w:date="2020-12-10T17:31:00Z"/>
                <w:rFonts w:cs="Times New Roman"/>
                <w:i/>
              </w:rPr>
            </w:pPr>
            <w:del w:id="260" w:author="Christian Andre Palomino Solis" w:date="2020-12-10T17:31:00Z">
              <w:r w:rsidDel="00F56327">
                <w:rPr>
                  <w:rFonts w:cs="Times New Roman"/>
                  <w:i/>
                </w:rPr>
                <w:delText xml:space="preserve"># </w:delText>
              </w:r>
              <w:r w:rsidRPr="00AB55DA" w:rsidDel="00F56327">
                <w:rPr>
                  <w:rFonts w:cs="Times New Roman"/>
                  <w:i/>
                </w:rPr>
                <w:delText>./configure prefix=</w:delText>
              </w:r>
              <w:r w:rsidRPr="005E2756" w:rsidDel="00F56327">
                <w:rPr>
                  <w:i/>
                </w:rPr>
                <w:delText xml:space="preserve"> XMLRPC_PATH</w:delText>
              </w:r>
            </w:del>
          </w:p>
          <w:p w14:paraId="5C5AAB1D" w14:textId="0CFA1C2B" w:rsidR="00A87887" w:rsidDel="00F56327" w:rsidRDefault="00A87887" w:rsidP="00FD46AE">
            <w:pPr>
              <w:ind w:left="0"/>
              <w:rPr>
                <w:del w:id="261" w:author="Christian Andre Palomino Solis" w:date="2020-12-10T17:31:00Z"/>
                <w:rFonts w:cs="Times New Roman"/>
              </w:rPr>
            </w:pPr>
            <w:del w:id="262" w:author="Christian Andre Palomino Solis" w:date="2020-12-10T17:31:00Z">
              <w:r w:rsidDel="00F56327">
                <w:rPr>
                  <w:rFonts w:cs="Times New Roman"/>
                  <w:i/>
                </w:rPr>
                <w:delText xml:space="preserve"># </w:delText>
              </w:r>
              <w:r w:rsidRPr="00AB55DA" w:rsidDel="00F56327">
                <w:rPr>
                  <w:rFonts w:cs="Times New Roman"/>
                  <w:i/>
                </w:rPr>
                <w:delText>Make all</w:delText>
              </w:r>
            </w:del>
          </w:p>
          <w:p w14:paraId="1D634F94" w14:textId="1FECD5E2" w:rsidR="00A87887" w:rsidRPr="00153BE7" w:rsidDel="00F56327" w:rsidRDefault="00A87887" w:rsidP="00FD46AE">
            <w:pPr>
              <w:ind w:left="0"/>
              <w:rPr>
                <w:del w:id="263" w:author="Christian Andre Palomino Solis" w:date="2020-12-10T17:31:00Z"/>
                <w:rFonts w:cs="Times New Roman"/>
              </w:rPr>
            </w:pPr>
            <w:del w:id="264" w:author="Christian Andre Palomino Solis" w:date="2020-12-10T17:31:00Z">
              <w:r w:rsidDel="00F56327">
                <w:rPr>
                  <w:rFonts w:cs="Times New Roman"/>
                  <w:i/>
                </w:rPr>
                <w:delText xml:space="preserve"># </w:delText>
              </w:r>
              <w:r w:rsidRPr="00AB55DA" w:rsidDel="00F56327">
                <w:rPr>
                  <w:rFonts w:cs="Times New Roman"/>
                  <w:i/>
                </w:rPr>
                <w:delText xml:space="preserve">Make </w:delText>
              </w:r>
              <w:r w:rsidDel="00F56327">
                <w:rPr>
                  <w:rFonts w:cs="Times New Roman"/>
                  <w:i/>
                </w:rPr>
                <w:delText>prefix=XMLRPC_PATH install</w:delText>
              </w:r>
            </w:del>
          </w:p>
        </w:tc>
      </w:tr>
    </w:tbl>
    <w:p w14:paraId="7BE963DF" w14:textId="7F663163" w:rsidR="00780B4F" w:rsidDel="00F56327" w:rsidRDefault="00780B4F" w:rsidP="00F56327">
      <w:pPr>
        <w:pStyle w:val="NormalIndent"/>
        <w:rPr>
          <w:del w:id="265" w:author="Christian Andre Palomino Solis" w:date="2020-12-10T17:31:00Z"/>
        </w:rPr>
        <w:pPrChange w:id="266" w:author="Christian Andre Palomino Solis" w:date="2020-12-10T17:30:00Z">
          <w:pPr>
            <w:pStyle w:val="NormalIndent"/>
            <w:ind w:left="1440" w:firstLine="720"/>
          </w:pPr>
        </w:pPrChange>
      </w:pPr>
      <w:del w:id="267" w:author="Christian Andre Palomino Solis" w:date="2020-12-10T17:31:00Z">
        <w:r w:rsidDel="00F56327">
          <w:delText>Note</w:delText>
        </w:r>
        <w:r w:rsidRPr="00AB55DA" w:rsidDel="00F56327">
          <w:delText xml:space="preserve">: </w:delText>
        </w:r>
        <w:r w:rsidDel="00F56327">
          <w:delText>If prompt missing any library on  setup process, the administrator need to install those packages manually</w:delText>
        </w:r>
      </w:del>
    </w:p>
    <w:p w14:paraId="43A94D9C" w14:textId="5D51420C" w:rsidR="00BA2194" w:rsidDel="00F56327" w:rsidRDefault="008B6D22" w:rsidP="00F56327">
      <w:pPr>
        <w:pStyle w:val="NormalIndent"/>
        <w:numPr>
          <w:ilvl w:val="1"/>
          <w:numId w:val="12"/>
        </w:numPr>
        <w:rPr>
          <w:del w:id="268" w:author="Christian Andre Palomino Solis" w:date="2020-12-10T17:31:00Z"/>
        </w:rPr>
        <w:pPrChange w:id="269" w:author="Christian Andre Palomino Solis" w:date="2020-12-10T17:30:00Z">
          <w:pPr>
            <w:pStyle w:val="NormalIndent"/>
            <w:numPr>
              <w:ilvl w:val="1"/>
              <w:numId w:val="12"/>
            </w:numPr>
            <w:tabs>
              <w:tab w:val="num" w:pos="1642"/>
            </w:tabs>
            <w:ind w:left="1642" w:hanging="360"/>
          </w:pPr>
        </w:pPrChange>
      </w:pPr>
      <w:del w:id="270" w:author="Christian Andre Palomino Solis" w:date="2020-12-10T17:31:00Z">
        <w:r w:rsidDel="00F56327">
          <w:delText>Step</w:delText>
        </w:r>
        <w:r w:rsidR="00891602" w:rsidRPr="00166D52" w:rsidDel="00F56327">
          <w:delText xml:space="preserve"> 3</w:delText>
        </w:r>
        <w:r w:rsidR="00891602" w:rsidDel="00F56327">
          <w:delText xml:space="preserve">: </w:delText>
        </w:r>
        <w:r w:rsidR="00B3332A" w:rsidDel="00F56327">
          <w:delText xml:space="preserve">Makefile </w:delText>
        </w:r>
        <w:r w:rsidR="001723E1" w:rsidDel="00F56327">
          <w:delText>in folder</w:delText>
        </w:r>
        <w:r w:rsidR="00B3332A" w:rsidDel="00F56327">
          <w:delText xml:space="preserve"> apps/dsm</w:delText>
        </w:r>
        <w:r w:rsidR="00B778E5" w:rsidDel="00F56327">
          <w:delText xml:space="preserve"> </w:delText>
        </w:r>
        <w:r w:rsidR="00156E9C" w:rsidDel="00F56327">
          <w:delText>inside</w:delText>
        </w:r>
        <w:r w:rsidR="00B778E5" w:rsidDel="00F56327">
          <w:delText xml:space="preserve"> source</w:delText>
        </w:r>
        <w:r w:rsidR="00156E9C" w:rsidDel="00F56327">
          <w:delText xml:space="preserve"> folder of</w:delText>
        </w:r>
        <w:r w:rsidR="00B778E5" w:rsidDel="00F56327">
          <w:delText xml:space="preserve"> Media Server</w:delText>
        </w:r>
      </w:del>
    </w:p>
    <w:p w14:paraId="51132D37" w14:textId="78E63C9B" w:rsidR="00B3332A" w:rsidDel="00F56327" w:rsidRDefault="00156E9C" w:rsidP="00F56327">
      <w:pPr>
        <w:pStyle w:val="NormalIndent"/>
        <w:rPr>
          <w:del w:id="271" w:author="Christian Andre Palomino Solis" w:date="2020-12-10T17:31:00Z"/>
        </w:rPr>
        <w:pPrChange w:id="272" w:author="Christian Andre Palomino Solis" w:date="2020-12-10T17:30:00Z">
          <w:pPr>
            <w:pStyle w:val="NormalIndent"/>
          </w:pPr>
        </w:pPrChange>
      </w:pPr>
      <w:del w:id="273" w:author="Christian Andre Palomino Solis" w:date="2020-12-10T17:31:00Z">
        <w:r w:rsidDel="00F56327">
          <w:delText>Edit</w:delText>
        </w:r>
        <w:r w:rsidR="00B3332A" w:rsidDel="00F56327">
          <w:delText xml:space="preserve"> file Makefile</w:delText>
        </w:r>
        <w:r w:rsidR="004333E9" w:rsidDel="00F56327">
          <w:delText xml:space="preserve">, </w:delText>
        </w:r>
        <w:r w:rsidDel="00F56327">
          <w:delText>change these two lines</w:delText>
        </w:r>
      </w:del>
    </w:p>
    <w:tbl>
      <w:tblPr>
        <w:tblStyle w:val="TableGrid"/>
        <w:tblW w:w="0" w:type="auto"/>
        <w:tblInd w:w="1458" w:type="dxa"/>
        <w:tblLook w:val="04A0" w:firstRow="1" w:lastRow="0" w:firstColumn="1" w:lastColumn="0" w:noHBand="0" w:noVBand="1"/>
      </w:tblPr>
      <w:tblGrid>
        <w:gridCol w:w="7606"/>
      </w:tblGrid>
      <w:tr w:rsidR="00A61C5B" w:rsidRPr="00A61C5B" w:rsidDel="00F56327" w14:paraId="57D466A6" w14:textId="3FD7589E" w:rsidTr="00A61C5B">
        <w:trPr>
          <w:trHeight w:val="3056"/>
          <w:del w:id="274" w:author="Christian Andre Palomino Solis" w:date="2020-12-10T17:31:00Z"/>
        </w:trPr>
        <w:tc>
          <w:tcPr>
            <w:tcW w:w="7832" w:type="dxa"/>
          </w:tcPr>
          <w:p w14:paraId="67BA851F" w14:textId="61267048" w:rsidR="00A61C5B" w:rsidDel="00F56327" w:rsidRDefault="00A61C5B" w:rsidP="00F56327">
            <w:pPr>
              <w:pStyle w:val="NormalIndent"/>
              <w:rPr>
                <w:del w:id="275" w:author="Christian Andre Palomino Solis" w:date="2020-12-10T17:31:00Z"/>
              </w:rPr>
              <w:pPrChange w:id="276" w:author="Christian Andre Palomino Solis" w:date="2020-12-10T17:30:00Z">
                <w:pPr>
                  <w:pStyle w:val="NormalIndent"/>
                  <w:ind w:left="0" w:right="0"/>
                </w:pPr>
              </w:pPrChange>
            </w:pPr>
            <w:del w:id="277" w:author="Christian Andre Palomino Solis" w:date="2020-12-10T17:31:00Z">
              <w:r w:rsidRPr="00A61C5B" w:rsidDel="00F56327">
                <w:delText>module_ldflags = -L{</w:delText>
              </w:r>
              <w:r w:rsidRPr="00A61C5B" w:rsidDel="00F56327">
                <w:rPr>
                  <w:i/>
                </w:rPr>
                <w:delText>XMLRPC_PATH</w:delText>
              </w:r>
              <w:r w:rsidRPr="00A61C5B" w:rsidDel="00F56327">
                <w:delText xml:space="preserve"> }/lib -lxmlrpc_abyss -lxmlrpc_server_abyss++ -lxmlrpc_client -lxmlrpc_client++ -lxmlrpc_server -lxmlrpc_util -lxmlrpc_cpp -lxmlrpc_server_cgi -lxmlrpc_server++ -lxmlrpc_xmlparse -lxmlrpc_packetsocket -lxmlrpc_server_cgi++ -lxmlrpc -lxmlrpc_xmltok -lxmlrpc_server_abyss -lxmlrpc_server_pstream++ -lxmlrpc++</w:delText>
              </w:r>
            </w:del>
          </w:p>
          <w:p w14:paraId="7991F6E9" w14:textId="1AAE6395" w:rsidR="00A61C5B" w:rsidRPr="00A61C5B" w:rsidDel="00F56327" w:rsidRDefault="00A61C5B" w:rsidP="00F56327">
            <w:pPr>
              <w:pStyle w:val="NormalIndent"/>
              <w:rPr>
                <w:del w:id="278" w:author="Christian Andre Palomino Solis" w:date="2020-12-10T17:31:00Z"/>
              </w:rPr>
              <w:pPrChange w:id="279" w:author="Christian Andre Palomino Solis" w:date="2020-12-10T17:30:00Z">
                <w:pPr>
                  <w:pStyle w:val="NormalIndent"/>
                  <w:ind w:left="0" w:right="0"/>
                </w:pPr>
              </w:pPrChange>
            </w:pPr>
          </w:p>
          <w:p w14:paraId="6FBA4420" w14:textId="568177A2" w:rsidR="00A61C5B" w:rsidRPr="00A61C5B" w:rsidDel="00F56327" w:rsidRDefault="00A61C5B" w:rsidP="00F56327">
            <w:pPr>
              <w:pStyle w:val="NormalIndent"/>
              <w:rPr>
                <w:del w:id="280" w:author="Christian Andre Palomino Solis" w:date="2020-12-10T17:31:00Z"/>
              </w:rPr>
              <w:pPrChange w:id="281" w:author="Christian Andre Palomino Solis" w:date="2020-12-10T17:30:00Z">
                <w:pPr>
                  <w:pStyle w:val="NormalIndent"/>
                  <w:ind w:left="0" w:right="0"/>
                </w:pPr>
              </w:pPrChange>
            </w:pPr>
            <w:del w:id="282" w:author="Christian Andre Palomino Solis" w:date="2020-12-10T17:31:00Z">
              <w:r w:rsidRPr="00A61C5B" w:rsidDel="00F56327">
                <w:delText>module_cflags = -I ../.. -I{</w:delText>
              </w:r>
              <w:r w:rsidRPr="00A61C5B" w:rsidDel="00F56327">
                <w:rPr>
                  <w:i/>
                </w:rPr>
                <w:delText>XMLRPC_PATH</w:delText>
              </w:r>
              <w:r w:rsidRPr="00A61C5B" w:rsidDel="00F56327">
                <w:delText xml:space="preserve"> }/include</w:delText>
              </w:r>
            </w:del>
          </w:p>
        </w:tc>
      </w:tr>
    </w:tbl>
    <w:p w14:paraId="0A72E538" w14:textId="5AFD0632" w:rsidR="00BA2194" w:rsidDel="00F56327" w:rsidRDefault="0032464C" w:rsidP="00F56327">
      <w:pPr>
        <w:pStyle w:val="NormalIndent"/>
        <w:numPr>
          <w:ilvl w:val="1"/>
          <w:numId w:val="12"/>
        </w:numPr>
        <w:rPr>
          <w:del w:id="283" w:author="Christian Andre Palomino Solis" w:date="2020-12-10T17:31:00Z"/>
        </w:rPr>
        <w:pPrChange w:id="284" w:author="Christian Andre Palomino Solis" w:date="2020-12-10T17:30:00Z">
          <w:pPr>
            <w:pStyle w:val="NormalIndent"/>
            <w:numPr>
              <w:ilvl w:val="1"/>
              <w:numId w:val="12"/>
            </w:numPr>
            <w:tabs>
              <w:tab w:val="num" w:pos="1642"/>
            </w:tabs>
            <w:ind w:left="1642" w:hanging="360"/>
          </w:pPr>
        </w:pPrChange>
      </w:pPr>
      <w:del w:id="285" w:author="Christian Andre Palomino Solis" w:date="2020-12-10T17:31:00Z">
        <w:r w:rsidDel="00F56327">
          <w:delText>Step</w:delText>
        </w:r>
        <w:r w:rsidR="00BA2194" w:rsidRPr="00166D52" w:rsidDel="00F56327">
          <w:delText xml:space="preserve"> 4</w:delText>
        </w:r>
        <w:r w:rsidR="00BA2194" w:rsidRPr="00CE11EE" w:rsidDel="00F56327">
          <w:delText xml:space="preserve">: </w:delText>
        </w:r>
        <w:r w:rsidDel="00F56327">
          <w:delText>Setup</w:delText>
        </w:r>
        <w:r w:rsidR="004333E9" w:rsidDel="00F56327">
          <w:delText xml:space="preserve"> Media Server</w:delText>
        </w:r>
      </w:del>
    </w:p>
    <w:p w14:paraId="74D052EF" w14:textId="2743E0ED" w:rsidR="006C166F" w:rsidDel="00F56327" w:rsidRDefault="0032464C" w:rsidP="00F56327">
      <w:pPr>
        <w:pStyle w:val="NormalIndent"/>
        <w:rPr>
          <w:del w:id="286" w:author="Christian Andre Palomino Solis" w:date="2020-12-10T17:31:00Z"/>
        </w:rPr>
        <w:pPrChange w:id="287" w:author="Christian Andre Palomino Solis" w:date="2020-12-10T17:30:00Z">
          <w:pPr>
            <w:pStyle w:val="NormalIndent"/>
          </w:pPr>
        </w:pPrChange>
      </w:pPr>
      <w:del w:id="288" w:author="Christian Andre Palomino Solis" w:date="2020-12-10T17:31:00Z">
        <w:r w:rsidDel="00F56327">
          <w:delText>Choose a folder to setup</w:delText>
        </w:r>
        <w:r w:rsidR="007E4927" w:rsidDel="00F56327">
          <w:delText xml:space="preserve"> Media Server,</w:delText>
        </w:r>
        <w:r w:rsidDel="00F56327">
          <w:delText>called</w:delText>
        </w:r>
        <w:r w:rsidR="007E4927" w:rsidDel="00F56327">
          <w:delText xml:space="preserve"> MEDIA_SERVER_PATH</w:delText>
        </w:r>
      </w:del>
    </w:p>
    <w:p w14:paraId="770A8080" w14:textId="38A62418" w:rsidR="001716B0" w:rsidDel="00F56327" w:rsidRDefault="0032464C" w:rsidP="00F56327">
      <w:pPr>
        <w:pStyle w:val="NormalIndent"/>
        <w:rPr>
          <w:del w:id="289" w:author="Christian Andre Palomino Solis" w:date="2020-12-10T17:31:00Z"/>
        </w:rPr>
        <w:pPrChange w:id="290" w:author="Christian Andre Palomino Solis" w:date="2020-12-10T17:30:00Z">
          <w:pPr>
            <w:pStyle w:val="NormalIndent"/>
          </w:pPr>
        </w:pPrChange>
      </w:pPr>
      <w:del w:id="291" w:author="Christian Andre Palomino Solis" w:date="2020-12-10T17:31:00Z">
        <w:r w:rsidDel="00F56327">
          <w:delText>Run those commands in source folder of Media Server</w:delText>
        </w:r>
      </w:del>
    </w:p>
    <w:p w14:paraId="68F09B12" w14:textId="58C38BCD" w:rsidR="001716B0" w:rsidDel="00F56327" w:rsidRDefault="001716B0" w:rsidP="00F56327">
      <w:pPr>
        <w:pStyle w:val="NormalIndent"/>
        <w:rPr>
          <w:del w:id="292" w:author="Christian Andre Palomino Solis" w:date="2020-12-10T17:31:00Z"/>
        </w:rPr>
        <w:pPrChange w:id="293" w:author="Christian Andre Palomino Solis" w:date="2020-12-10T17:30:00Z">
          <w:pPr>
            <w:pStyle w:val="NormalIndent"/>
          </w:pPr>
        </w:pPrChange>
      </w:pPr>
    </w:p>
    <w:tbl>
      <w:tblPr>
        <w:tblStyle w:val="TableGrid"/>
        <w:tblW w:w="0" w:type="auto"/>
        <w:tblInd w:w="1458" w:type="dxa"/>
        <w:tblLook w:val="04A0" w:firstRow="1" w:lastRow="0" w:firstColumn="1" w:lastColumn="0" w:noHBand="0" w:noVBand="1"/>
      </w:tblPr>
      <w:tblGrid>
        <w:gridCol w:w="7606"/>
      </w:tblGrid>
      <w:tr w:rsidR="00A61C5B" w:rsidRPr="00A61C5B" w:rsidDel="00F56327" w14:paraId="67E599E1" w14:textId="2D49A0C1" w:rsidTr="00A61C5B">
        <w:trPr>
          <w:trHeight w:val="769"/>
          <w:del w:id="294" w:author="Christian Andre Palomino Solis" w:date="2020-12-10T17:31:00Z"/>
        </w:trPr>
        <w:tc>
          <w:tcPr>
            <w:tcW w:w="7832" w:type="dxa"/>
          </w:tcPr>
          <w:p w14:paraId="7179E305" w14:textId="55D98296" w:rsidR="00A61C5B" w:rsidRPr="00A61C5B" w:rsidDel="00F56327" w:rsidRDefault="00A61C5B" w:rsidP="00F56327">
            <w:pPr>
              <w:pStyle w:val="NormalIndent"/>
              <w:rPr>
                <w:del w:id="295" w:author="Christian Andre Palomino Solis" w:date="2020-12-10T17:31:00Z"/>
              </w:rPr>
              <w:pPrChange w:id="296" w:author="Christian Andre Palomino Solis" w:date="2020-12-10T17:30:00Z">
                <w:pPr>
                  <w:pStyle w:val="NormalIndent"/>
                  <w:ind w:left="0" w:right="0"/>
                </w:pPr>
              </w:pPrChange>
            </w:pPr>
            <w:del w:id="297" w:author="Christian Andre Palomino Solis" w:date="2020-12-10T17:31:00Z">
              <w:r w:rsidDel="00F56327">
                <w:delText>m</w:delText>
              </w:r>
              <w:r w:rsidRPr="00A61C5B" w:rsidDel="00F56327">
                <w:delText>ake</w:delText>
              </w:r>
            </w:del>
          </w:p>
          <w:p w14:paraId="6C071CB7" w14:textId="3836E706" w:rsidR="00A61C5B" w:rsidRPr="00A61C5B" w:rsidDel="00F56327" w:rsidRDefault="00A61C5B" w:rsidP="00F56327">
            <w:pPr>
              <w:pStyle w:val="NormalIndent"/>
              <w:rPr>
                <w:del w:id="298" w:author="Christian Andre Palomino Solis" w:date="2020-12-10T17:31:00Z"/>
              </w:rPr>
              <w:pPrChange w:id="299" w:author="Christian Andre Palomino Solis" w:date="2020-12-10T17:30:00Z">
                <w:pPr>
                  <w:pStyle w:val="NormalIndent"/>
                  <w:ind w:left="0" w:right="0"/>
                </w:pPr>
              </w:pPrChange>
            </w:pPr>
            <w:del w:id="300" w:author="Christian Andre Palomino Solis" w:date="2020-12-10T17:31:00Z">
              <w:r w:rsidDel="00F56327">
                <w:delText>m</w:delText>
              </w:r>
              <w:r w:rsidRPr="00A61C5B" w:rsidDel="00F56327">
                <w:delText>ake prefix=MEDIA_SERVER_PATH install</w:delText>
              </w:r>
            </w:del>
          </w:p>
        </w:tc>
      </w:tr>
    </w:tbl>
    <w:p w14:paraId="6E4D4140" w14:textId="27D60653" w:rsidR="00BA2194" w:rsidDel="00F56327" w:rsidRDefault="00357C0D" w:rsidP="00F56327">
      <w:pPr>
        <w:pStyle w:val="NormalIndent"/>
        <w:numPr>
          <w:ilvl w:val="1"/>
          <w:numId w:val="12"/>
        </w:numPr>
        <w:rPr>
          <w:del w:id="301" w:author="Christian Andre Palomino Solis" w:date="2020-12-10T17:31:00Z"/>
        </w:rPr>
        <w:pPrChange w:id="302" w:author="Christian Andre Palomino Solis" w:date="2020-12-10T17:30:00Z">
          <w:pPr>
            <w:pStyle w:val="NormalIndent"/>
            <w:numPr>
              <w:ilvl w:val="1"/>
              <w:numId w:val="12"/>
            </w:numPr>
            <w:tabs>
              <w:tab w:val="num" w:pos="1642"/>
            </w:tabs>
            <w:ind w:left="1642" w:hanging="360"/>
          </w:pPr>
        </w:pPrChange>
      </w:pPr>
      <w:del w:id="303" w:author="Christian Andre Palomino Solis" w:date="2020-12-10T17:31:00Z">
        <w:r w:rsidDel="00F56327">
          <w:delText>Step</w:delText>
        </w:r>
        <w:r w:rsidR="00BA2194" w:rsidRPr="00166D52" w:rsidDel="00F56327">
          <w:delText xml:space="preserve"> 5</w:delText>
        </w:r>
        <w:r w:rsidR="00BA2194" w:rsidRPr="00CE11EE" w:rsidDel="00F56327">
          <w:delText xml:space="preserve">: </w:delText>
        </w:r>
        <w:r w:rsidDel="00F56327">
          <w:delText>Application configuration</w:delText>
        </w:r>
      </w:del>
    </w:p>
    <w:p w14:paraId="24CD1F66" w14:textId="12A0BFD5" w:rsidR="00204F28" w:rsidDel="00F56327" w:rsidRDefault="001B7065" w:rsidP="00F56327">
      <w:pPr>
        <w:pStyle w:val="NormalIndent"/>
        <w:numPr>
          <w:ilvl w:val="2"/>
          <w:numId w:val="12"/>
        </w:numPr>
        <w:rPr>
          <w:del w:id="304" w:author="Christian Andre Palomino Solis" w:date="2020-12-10T17:31:00Z"/>
        </w:rPr>
        <w:pPrChange w:id="305" w:author="Christian Andre Palomino Solis" w:date="2020-12-10T17:30:00Z">
          <w:pPr>
            <w:pStyle w:val="NormalIndent"/>
            <w:numPr>
              <w:ilvl w:val="2"/>
              <w:numId w:val="12"/>
            </w:numPr>
            <w:tabs>
              <w:tab w:val="num" w:pos="2362"/>
            </w:tabs>
            <w:ind w:hanging="360"/>
          </w:pPr>
        </w:pPrChange>
      </w:pPr>
      <w:del w:id="306" w:author="Christian Andre Palomino Solis" w:date="2020-12-10T17:31:00Z">
        <w:r w:rsidDel="00F56327">
          <w:delText>Configure</w:delText>
        </w:r>
        <w:r w:rsidR="00204F28" w:rsidDel="00F56327">
          <w:delText xml:space="preserve"> SIP, RTP </w:delText>
        </w:r>
        <w:r w:rsidR="00204F28" w:rsidRPr="00A61C5B" w:rsidDel="00F56327">
          <w:delText>/</w:delText>
        </w:r>
        <w:r w:rsidR="00B871FF" w:rsidRPr="00A61C5B" w:rsidDel="00F56327">
          <w:delText>MEDIA_SERVER_PATH</w:delText>
        </w:r>
        <w:r w:rsidR="00204F28" w:rsidRPr="00A61C5B" w:rsidDel="00F56327">
          <w:delText>/etc/sems/</w:delText>
        </w:r>
        <w:r w:rsidR="000A69F5" w:rsidRPr="00A61C5B" w:rsidDel="00F56327">
          <w:delText>sems.conf</w:delText>
        </w:r>
      </w:del>
    </w:p>
    <w:p w14:paraId="6C3A5C4D" w14:textId="687A5B71" w:rsidR="0051524E" w:rsidDel="00F56327" w:rsidRDefault="001B7065" w:rsidP="00F56327">
      <w:pPr>
        <w:pStyle w:val="NormalIndent"/>
        <w:numPr>
          <w:ilvl w:val="2"/>
          <w:numId w:val="12"/>
        </w:numPr>
        <w:rPr>
          <w:del w:id="307" w:author="Christian Andre Palomino Solis" w:date="2020-12-10T17:31:00Z"/>
        </w:rPr>
        <w:pPrChange w:id="308" w:author="Christian Andre Palomino Solis" w:date="2020-12-10T17:30:00Z">
          <w:pPr>
            <w:pStyle w:val="NormalIndent"/>
            <w:numPr>
              <w:ilvl w:val="2"/>
              <w:numId w:val="12"/>
            </w:numPr>
            <w:tabs>
              <w:tab w:val="num" w:pos="2362"/>
            </w:tabs>
            <w:ind w:hanging="360"/>
          </w:pPr>
        </w:pPrChange>
      </w:pPr>
      <w:del w:id="309" w:author="Christian Andre Palomino Solis" w:date="2020-12-10T17:31:00Z">
        <w:r w:rsidDel="00F56327">
          <w:delText>Configure connection parameter to media controller, path to audio file system</w:delText>
        </w:r>
      </w:del>
    </w:p>
    <w:p w14:paraId="15F3E46B" w14:textId="7CD82C49" w:rsidR="0051524E" w:rsidDel="00F56327" w:rsidRDefault="0051524E" w:rsidP="00F56327">
      <w:pPr>
        <w:pStyle w:val="NormalIndent"/>
        <w:rPr>
          <w:del w:id="310" w:author="Christian Andre Palomino Solis" w:date="2020-12-10T17:31:00Z"/>
        </w:rPr>
        <w:pPrChange w:id="311" w:author="Christian Andre Palomino Solis" w:date="2020-12-10T17:30:00Z">
          <w:pPr>
            <w:pStyle w:val="NormalIndent"/>
          </w:pPr>
        </w:pPrChange>
      </w:pPr>
      <w:del w:id="312" w:author="Christian Andre Palomino Solis" w:date="2020-12-10T17:31:00Z">
        <w:r w:rsidRPr="00A61C5B" w:rsidDel="00F56327">
          <w:delText>/</w:delText>
        </w:r>
        <w:r w:rsidR="00B871FF" w:rsidRPr="00A61C5B" w:rsidDel="00F56327">
          <w:delText>MEDIA_SERVER_PATH</w:delText>
        </w:r>
        <w:r w:rsidRPr="00A61C5B" w:rsidDel="00F56327">
          <w:delText>/etc/sems/etc/app_mapping.conf</w:delText>
        </w:r>
      </w:del>
    </w:p>
    <w:p w14:paraId="488EACD2" w14:textId="586FA621" w:rsidR="0051524E" w:rsidDel="00F56327" w:rsidRDefault="0051524E" w:rsidP="00F56327">
      <w:pPr>
        <w:pStyle w:val="NormalIndent"/>
        <w:rPr>
          <w:del w:id="313" w:author="Christian Andre Palomino Solis" w:date="2020-12-10T17:31:00Z"/>
        </w:rPr>
        <w:pPrChange w:id="314" w:author="Christian Andre Palomino Solis" w:date="2020-12-10T17:30:00Z">
          <w:pPr>
            <w:pStyle w:val="NormalIndent"/>
          </w:pPr>
        </w:pPrChange>
      </w:pPr>
      <w:del w:id="315" w:author="Christian Andre Palomino Solis" w:date="2020-12-10T17:31:00Z">
        <w:r w:rsidRPr="00A61C5B" w:rsidDel="00F56327">
          <w:delText>/</w:delText>
        </w:r>
        <w:r w:rsidR="00B871FF" w:rsidRPr="00A61C5B" w:rsidDel="00F56327">
          <w:delText>MEDIA_SERVER_PATH</w:delText>
        </w:r>
        <w:r w:rsidRPr="00A61C5B" w:rsidDel="00F56327">
          <w:delText>/etc/sems/etc/dsm.conf</w:delText>
        </w:r>
      </w:del>
    </w:p>
    <w:p w14:paraId="2488C6DD" w14:textId="29EFF6D0" w:rsidR="00BA2194" w:rsidDel="00F56327" w:rsidRDefault="002B52B9" w:rsidP="00F56327">
      <w:pPr>
        <w:pStyle w:val="NormalIndent"/>
        <w:numPr>
          <w:ilvl w:val="1"/>
          <w:numId w:val="12"/>
        </w:numPr>
        <w:rPr>
          <w:del w:id="316" w:author="Christian Andre Palomino Solis" w:date="2020-12-10T17:31:00Z"/>
        </w:rPr>
        <w:pPrChange w:id="317" w:author="Christian Andre Palomino Solis" w:date="2020-12-10T17:30:00Z">
          <w:pPr>
            <w:pStyle w:val="NormalIndent"/>
            <w:numPr>
              <w:ilvl w:val="1"/>
              <w:numId w:val="12"/>
            </w:numPr>
            <w:tabs>
              <w:tab w:val="num" w:pos="1642"/>
            </w:tabs>
            <w:ind w:left="1642" w:hanging="360"/>
          </w:pPr>
        </w:pPrChange>
      </w:pPr>
      <w:del w:id="318" w:author="Christian Andre Palomino Solis" w:date="2020-12-10T17:31:00Z">
        <w:r w:rsidDel="00F56327">
          <w:delText>Step</w:delText>
        </w:r>
        <w:r w:rsidR="00BA2194" w:rsidRPr="00166D52" w:rsidDel="00F56327">
          <w:delText xml:space="preserve"> 6</w:delText>
        </w:r>
        <w:r w:rsidR="00BA2194" w:rsidDel="00F56327">
          <w:delText xml:space="preserve">: </w:delText>
        </w:r>
        <w:r w:rsidDel="00F56327">
          <w:delText>Start app</w:delText>
        </w:r>
      </w:del>
    </w:p>
    <w:tbl>
      <w:tblPr>
        <w:tblW w:w="0" w:type="auto"/>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FFFFFF"/>
        <w:tblLook w:val="04A0" w:firstRow="1" w:lastRow="0" w:firstColumn="1" w:lastColumn="0" w:noHBand="0" w:noVBand="1"/>
      </w:tblPr>
      <w:tblGrid>
        <w:gridCol w:w="6706"/>
      </w:tblGrid>
      <w:tr w:rsidR="00BA2194" w:rsidRPr="00CE11EE" w:rsidDel="00F56327" w14:paraId="1F2BA694" w14:textId="37B8AC71" w:rsidTr="006523CA">
        <w:trPr>
          <w:del w:id="319" w:author="Christian Andre Palomino Solis" w:date="2020-12-10T17:31:00Z"/>
        </w:trPr>
        <w:tc>
          <w:tcPr>
            <w:tcW w:w="6932" w:type="dxa"/>
            <w:shd w:val="pct10" w:color="auto" w:fill="FFFFFF"/>
          </w:tcPr>
          <w:p w14:paraId="2E41C635" w14:textId="38131F16" w:rsidR="00191AD9" w:rsidDel="00F56327" w:rsidRDefault="00191AD9" w:rsidP="00F56327">
            <w:pPr>
              <w:pStyle w:val="NormalIndent"/>
              <w:rPr>
                <w:del w:id="320" w:author="Christian Andre Palomino Solis" w:date="2020-12-10T17:31:00Z"/>
              </w:rPr>
              <w:pPrChange w:id="321" w:author="Christian Andre Palomino Solis" w:date="2020-12-10T17:30:00Z">
                <w:pPr>
                  <w:pStyle w:val="NormalIndent"/>
                  <w:ind w:left="0"/>
                </w:pPr>
              </w:pPrChange>
            </w:pPr>
            <w:del w:id="322" w:author="Christian Andre Palomino Solis" w:date="2020-12-10T17:31:00Z">
              <w:r w:rsidDel="00F56327">
                <w:delText xml:space="preserve">cd </w:delText>
              </w:r>
              <w:r w:rsidR="001E20BF" w:rsidDel="00F56327">
                <w:delText>/</w:delText>
              </w:r>
              <w:r w:rsidR="003D2D4C" w:rsidDel="00F56327">
                <w:delText>MEDIA_SERVER_PATH</w:delText>
              </w:r>
              <w:r w:rsidR="00B459A2" w:rsidRPr="00C91A3B" w:rsidDel="00F56327">
                <w:delText>/sbin</w:delText>
              </w:r>
            </w:del>
          </w:p>
          <w:p w14:paraId="2C5DA264" w14:textId="76A1C969" w:rsidR="00BA2194" w:rsidRPr="00CE11EE" w:rsidDel="00F56327" w:rsidRDefault="00BA2194" w:rsidP="00F56327">
            <w:pPr>
              <w:pStyle w:val="NormalIndent"/>
              <w:rPr>
                <w:del w:id="323" w:author="Christian Andre Palomino Solis" w:date="2020-12-10T17:31:00Z"/>
              </w:rPr>
              <w:pPrChange w:id="324" w:author="Christian Andre Palomino Solis" w:date="2020-12-10T17:30:00Z">
                <w:pPr>
                  <w:pStyle w:val="NormalIndent"/>
                  <w:ind w:left="0"/>
                </w:pPr>
              </w:pPrChange>
            </w:pPr>
            <w:del w:id="325" w:author="Christian Andre Palomino Solis" w:date="2020-12-10T17:31:00Z">
              <w:r w:rsidDel="00F56327">
                <w:delText>./</w:delText>
              </w:r>
              <w:r w:rsidR="00AE4BEE" w:rsidDel="00F56327">
                <w:delText>appsems.sh start</w:delText>
              </w:r>
            </w:del>
          </w:p>
        </w:tc>
      </w:tr>
    </w:tbl>
    <w:p w14:paraId="68A243D8" w14:textId="340621C5" w:rsidR="00850EEF" w:rsidRPr="003F005F" w:rsidDel="00F56327" w:rsidRDefault="002B52B9" w:rsidP="00850EEF">
      <w:pPr>
        <w:pStyle w:val="Heading3"/>
        <w:numPr>
          <w:ilvl w:val="3"/>
          <w:numId w:val="8"/>
        </w:numPr>
        <w:rPr>
          <w:del w:id="326" w:author="Christian Andre Palomino Solis" w:date="2020-12-10T17:31:00Z"/>
          <w:color w:val="auto"/>
        </w:rPr>
      </w:pPr>
      <w:bookmarkStart w:id="327" w:name="_Toc407175832"/>
      <w:del w:id="328" w:author="Christian Andre Palomino Solis" w:date="2020-12-10T17:31:00Z">
        <w:r w:rsidDel="00F56327">
          <w:rPr>
            <w:color w:val="auto"/>
          </w:rPr>
          <w:delText>System configuration</w:delText>
        </w:r>
        <w:r w:rsidR="00850EEF" w:rsidRPr="003F005F" w:rsidDel="00F56327">
          <w:rPr>
            <w:color w:val="auto"/>
          </w:rPr>
          <w:delText>:</w:delText>
        </w:r>
        <w:bookmarkEnd w:id="327"/>
      </w:del>
    </w:p>
    <w:p w14:paraId="3411ABA2" w14:textId="381A7C85" w:rsidR="00850EEF" w:rsidRPr="003F005F" w:rsidDel="00F56327" w:rsidRDefault="00A502F2" w:rsidP="00F56327">
      <w:pPr>
        <w:pStyle w:val="NormalIndent"/>
        <w:numPr>
          <w:ilvl w:val="1"/>
          <w:numId w:val="12"/>
        </w:numPr>
        <w:rPr>
          <w:del w:id="329" w:author="Christian Andre Palomino Solis" w:date="2020-12-10T17:31:00Z"/>
        </w:rPr>
        <w:pPrChange w:id="330" w:author="Christian Andre Palomino Solis" w:date="2020-12-10T17:30:00Z">
          <w:pPr>
            <w:pStyle w:val="NormalIndent"/>
            <w:numPr>
              <w:ilvl w:val="1"/>
              <w:numId w:val="12"/>
            </w:numPr>
            <w:tabs>
              <w:tab w:val="num" w:pos="1642"/>
            </w:tabs>
            <w:ind w:left="1642" w:hanging="360"/>
          </w:pPr>
        </w:pPrChange>
      </w:pPr>
      <w:del w:id="331" w:author="Christian Andre Palomino Solis" w:date="2020-12-10T17:31:00Z">
        <w:r w:rsidDel="00F56327">
          <w:delText>Configure</w:delText>
        </w:r>
        <w:r w:rsidR="00CF5326" w:rsidDel="00F56327">
          <w:delText xml:space="preserve"> file</w:delText>
        </w:r>
      </w:del>
    </w:p>
    <w:p w14:paraId="24F22A7D" w14:textId="11F78008" w:rsidR="00850EEF" w:rsidDel="00F56327" w:rsidRDefault="0012402C" w:rsidP="00F56327">
      <w:pPr>
        <w:pStyle w:val="NormalIndent"/>
        <w:numPr>
          <w:ilvl w:val="2"/>
          <w:numId w:val="12"/>
        </w:numPr>
        <w:rPr>
          <w:del w:id="332" w:author="Christian Andre Palomino Solis" w:date="2020-12-10T17:31:00Z"/>
        </w:rPr>
        <w:pPrChange w:id="333" w:author="Christian Andre Palomino Solis" w:date="2020-12-10T17:30:00Z">
          <w:pPr>
            <w:pStyle w:val="NormalIndent"/>
            <w:numPr>
              <w:ilvl w:val="2"/>
              <w:numId w:val="12"/>
            </w:numPr>
            <w:tabs>
              <w:tab w:val="num" w:pos="2362"/>
            </w:tabs>
            <w:ind w:hanging="360"/>
          </w:pPr>
        </w:pPrChange>
      </w:pPr>
      <w:del w:id="334" w:author="Christian Andre Palomino Solis" w:date="2020-12-10T17:31:00Z">
        <w:r w:rsidDel="00F56327">
          <w:delText>Connection paramenter of SIP and RTP in</w:delText>
        </w:r>
        <w:r w:rsidR="0005413F" w:rsidDel="00F56327">
          <w:delText xml:space="preserve"> file </w:delText>
        </w:r>
        <w:r w:rsidR="0005413F" w:rsidRPr="0080106D" w:rsidDel="00F56327">
          <w:delText>/</w:delText>
        </w:r>
        <w:r w:rsidR="0000295C" w:rsidDel="00F56327">
          <w:delText>MEDIA_SERVER_PATH</w:delText>
        </w:r>
        <w:r w:rsidR="00EC1D9A" w:rsidRPr="00204F28" w:rsidDel="00F56327">
          <w:delText>/etc/sems</w:delText>
        </w:r>
        <w:r w:rsidR="00EC1D9A" w:rsidDel="00F56327">
          <w:delText>/sems.conf</w:delText>
        </w:r>
      </w:del>
    </w:p>
    <w:p w14:paraId="7954BF92" w14:textId="3D941FCB" w:rsidR="0038349D" w:rsidDel="00F56327" w:rsidRDefault="007850E3" w:rsidP="00F56327">
      <w:pPr>
        <w:pStyle w:val="NormalIndent"/>
        <w:rPr>
          <w:del w:id="335" w:author="Christian Andre Palomino Solis" w:date="2020-12-10T17:31:00Z"/>
        </w:rPr>
        <w:pPrChange w:id="336" w:author="Christian Andre Palomino Solis" w:date="2020-12-10T17:30:00Z">
          <w:pPr>
            <w:pStyle w:val="NormalIndent"/>
          </w:pPr>
        </w:pPrChange>
      </w:pPr>
      <w:del w:id="337" w:author="Christian Andre Palomino Solis" w:date="2020-12-10T17:31:00Z">
        <w:r w:rsidDel="00F56327">
          <w:delText xml:space="preserve">sip_port=port </w:delText>
        </w:r>
        <w:r w:rsidR="00EA52A5" w:rsidDel="00F56327">
          <w:delText>connect to</w:delText>
        </w:r>
        <w:r w:rsidDel="00F56327">
          <w:delText xml:space="preserve"> GMSC</w:delText>
        </w:r>
      </w:del>
    </w:p>
    <w:p w14:paraId="43462CCA" w14:textId="0E1E4661" w:rsidR="0038349D" w:rsidRPr="0038349D" w:rsidDel="00F56327" w:rsidRDefault="0038349D" w:rsidP="00F56327">
      <w:pPr>
        <w:pStyle w:val="NormalIndent"/>
        <w:rPr>
          <w:del w:id="338" w:author="Christian Andre Palomino Solis" w:date="2020-12-10T17:31:00Z"/>
        </w:rPr>
        <w:pPrChange w:id="339" w:author="Christian Andre Palomino Solis" w:date="2020-12-10T17:30:00Z">
          <w:pPr>
            <w:pStyle w:val="NormalIndent"/>
          </w:pPr>
        </w:pPrChange>
      </w:pPr>
      <w:del w:id="340" w:author="Christian Andre Palomino Solis" w:date="2020-12-10T17:31:00Z">
        <w:r w:rsidRPr="0038349D" w:rsidDel="00F56327">
          <w:delText xml:space="preserve">rtp_low_port và </w:delText>
        </w:r>
      </w:del>
      <w:ins w:id="341" w:author="vtsoft" w:date="2014-12-29T16:09:00Z">
        <w:del w:id="342" w:author="Christian Andre Palomino Solis" w:date="2020-12-10T17:31:00Z">
          <w:r w:rsidR="008A2CF3" w:rsidDel="00F56327">
            <w:delText>and</w:delText>
          </w:r>
          <w:r w:rsidR="008A2CF3" w:rsidRPr="0038349D" w:rsidDel="00F56327">
            <w:delText xml:space="preserve"> </w:delText>
          </w:r>
        </w:del>
      </w:ins>
      <w:del w:id="343" w:author="Christian Andre Palomino Solis" w:date="2020-12-10T17:31:00Z">
        <w:r w:rsidRPr="0038349D" w:rsidDel="00F56327">
          <w:delText xml:space="preserve">rtp_high_port: </w:delText>
        </w:r>
        <w:r w:rsidR="00082D22" w:rsidDel="00F56327">
          <w:delText>port ranges</w:delText>
        </w:r>
        <w:r w:rsidR="006F7F05" w:rsidDel="00F56327">
          <w:delText xml:space="preserve"> of RTP to transfer media (audi</w:delText>
        </w:r>
        <w:r w:rsidR="00082D22" w:rsidDel="00F56327">
          <w:delText>o</w:delText>
        </w:r>
        <w:r w:rsidR="006F7F05" w:rsidDel="00F56327">
          <w:delText>)</w:delText>
        </w:r>
        <w:r w:rsidR="00082D22" w:rsidDel="00F56327">
          <w:delText xml:space="preserve"> from user to media server. If user can connect the call but cannot hear any thing, these ports need to be check</w:delText>
        </w:r>
      </w:del>
      <w:ins w:id="344" w:author="vtsoft" w:date="2014-12-29T16:10:00Z">
        <w:del w:id="345" w:author="Christian Andre Palomino Solis" w:date="2020-12-10T17:31:00Z">
          <w:r w:rsidR="008A2CF3" w:rsidDel="00F56327">
            <w:delText>ed</w:delText>
          </w:r>
        </w:del>
      </w:ins>
      <w:del w:id="346" w:author="Christian Andre Palomino Solis" w:date="2020-12-10T17:31:00Z">
        <w:r w:rsidR="00082D22" w:rsidDel="00F56327">
          <w:delText xml:space="preserve"> first </w:delText>
        </w:r>
      </w:del>
    </w:p>
    <w:p w14:paraId="763118D2" w14:textId="268126FB" w:rsidR="007850E3" w:rsidDel="00F56327" w:rsidRDefault="007850E3" w:rsidP="00F56327">
      <w:pPr>
        <w:pStyle w:val="NormalIndent"/>
        <w:rPr>
          <w:del w:id="347" w:author="Christian Andre Palomino Solis" w:date="2020-12-10T17:31:00Z"/>
        </w:rPr>
        <w:pPrChange w:id="348" w:author="Christian Andre Palomino Solis" w:date="2020-12-10T17:30:00Z">
          <w:pPr>
            <w:pStyle w:val="NormalIndent"/>
          </w:pPr>
        </w:pPrChange>
      </w:pPr>
      <w:del w:id="349" w:author="Christian Andre Palomino Solis" w:date="2020-12-10T17:31:00Z">
        <w:r w:rsidRPr="007850E3" w:rsidDel="00F56327">
          <w:delText>plugin_path=</w:delText>
        </w:r>
        <w:r w:rsidDel="00F56327">
          <w:delText>MEDIA_SERVER_PATH</w:delText>
        </w:r>
        <w:r w:rsidRPr="007850E3" w:rsidDel="00F56327">
          <w:delText>/lib/sems/plug-in/</w:delText>
        </w:r>
        <w:r w:rsidR="009E0D53" w:rsidDel="00F56327">
          <w:delText xml:space="preserve">: </w:delText>
        </w:r>
        <w:r w:rsidR="00076C1D" w:rsidDel="00F56327">
          <w:delText>path to plugin of the system</w:delText>
        </w:r>
      </w:del>
    </w:p>
    <w:p w14:paraId="54922F84" w14:textId="2185CC59" w:rsidR="007850E3" w:rsidDel="00F56327" w:rsidRDefault="007850E3" w:rsidP="00F56327">
      <w:pPr>
        <w:pStyle w:val="NormalIndent"/>
        <w:rPr>
          <w:del w:id="350" w:author="Christian Andre Palomino Solis" w:date="2020-12-10T17:31:00Z"/>
        </w:rPr>
        <w:pPrChange w:id="351" w:author="Christian Andre Palomino Solis" w:date="2020-12-10T17:30:00Z">
          <w:pPr>
            <w:pStyle w:val="NormalIndent"/>
          </w:pPr>
        </w:pPrChange>
      </w:pPr>
      <w:del w:id="352" w:author="Christian Andre Palomino Solis" w:date="2020-12-10T17:31:00Z">
        <w:r w:rsidRPr="007850E3" w:rsidDel="00F56327">
          <w:delText>load_plugins=wav;ilbc;dsm</w:delText>
        </w:r>
        <w:r w:rsidR="009665B6" w:rsidDel="00F56327">
          <w:delText xml:space="preserve">: </w:delText>
        </w:r>
        <w:r w:rsidR="00076C1D" w:rsidDel="00F56327">
          <w:delText>list of plugin used while started</w:delText>
        </w:r>
      </w:del>
      <w:ins w:id="353" w:author="vtsoft" w:date="2014-12-29T16:10:00Z">
        <w:del w:id="354" w:author="Christian Andre Palomino Solis" w:date="2020-12-10T17:31:00Z">
          <w:r w:rsidR="008A2CF3" w:rsidDel="00F56327">
            <w:delText>starting</w:delText>
          </w:r>
        </w:del>
      </w:ins>
    </w:p>
    <w:p w14:paraId="0735C548" w14:textId="220A208F" w:rsidR="009A01E0" w:rsidDel="00F56327" w:rsidRDefault="009A01E0" w:rsidP="00F56327">
      <w:pPr>
        <w:pStyle w:val="NormalIndent"/>
        <w:rPr>
          <w:del w:id="355" w:author="Christian Andre Palomino Solis" w:date="2020-12-10T17:31:00Z"/>
        </w:rPr>
        <w:pPrChange w:id="356" w:author="Christian Andre Palomino Solis" w:date="2020-12-10T17:30:00Z">
          <w:pPr>
            <w:pStyle w:val="NormalIndent"/>
          </w:pPr>
        </w:pPrChange>
      </w:pPr>
      <w:del w:id="357" w:author="Christian Andre Palomino Solis" w:date="2020-12-10T17:31:00Z">
        <w:r w:rsidRPr="009A01E0" w:rsidDel="00F56327">
          <w:delText>application = $(mapping)</w:delText>
        </w:r>
      </w:del>
    </w:p>
    <w:p w14:paraId="34DE04F8" w14:textId="5A930775" w:rsidR="009A01E0" w:rsidDel="00F56327" w:rsidRDefault="009A01E0" w:rsidP="00F56327">
      <w:pPr>
        <w:pStyle w:val="NormalIndent"/>
        <w:rPr>
          <w:del w:id="358" w:author="Christian Andre Palomino Solis" w:date="2020-12-10T17:31:00Z"/>
        </w:rPr>
        <w:pPrChange w:id="359" w:author="Christian Andre Palomino Solis" w:date="2020-12-10T17:30:00Z">
          <w:pPr>
            <w:pStyle w:val="NormalIndent"/>
          </w:pPr>
        </w:pPrChange>
      </w:pPr>
      <w:del w:id="360" w:author="Christian Andre Palomino Solis" w:date="2020-12-10T17:31:00Z">
        <w:r w:rsidRPr="009A01E0" w:rsidDel="00F56327">
          <w:delText>plugin_config_path=</w:delText>
        </w:r>
        <w:r w:rsidDel="00F56327">
          <w:delText>MEDIA_SERVER_PATH</w:delText>
        </w:r>
        <w:r w:rsidRPr="009A01E0" w:rsidDel="00F56327">
          <w:delText>/etc/sems/etc/</w:delText>
        </w:r>
        <w:r w:rsidR="00F40BDE" w:rsidDel="00F56327">
          <w:delText xml:space="preserve">: </w:delText>
        </w:r>
        <w:r w:rsidR="0009566B" w:rsidDel="00F56327">
          <w:delText xml:space="preserve">path to file configure </w:delText>
        </w:r>
      </w:del>
      <w:ins w:id="361" w:author="vtsoft" w:date="2014-12-29T16:10:00Z">
        <w:del w:id="362" w:author="Christian Andre Palomino Solis" w:date="2020-12-10T17:31:00Z">
          <w:r w:rsidR="008A2CF3" w:rsidDel="00F56327">
            <w:delText xml:space="preserve">file </w:delText>
          </w:r>
        </w:del>
      </w:ins>
      <w:del w:id="363" w:author="Christian Andre Palomino Solis" w:date="2020-12-10T17:31:00Z">
        <w:r w:rsidR="0009566B" w:rsidDel="00F56327">
          <w:delText>of each plugin</w:delText>
        </w:r>
      </w:del>
    </w:p>
    <w:p w14:paraId="44715F35" w14:textId="6FCE78EF" w:rsidR="00B81497" w:rsidDel="00F56327" w:rsidRDefault="00B81497" w:rsidP="00F56327">
      <w:pPr>
        <w:pStyle w:val="NormalIndent"/>
        <w:rPr>
          <w:del w:id="364" w:author="Christian Andre Palomino Solis" w:date="2020-12-10T17:31:00Z"/>
        </w:rPr>
        <w:pPrChange w:id="365" w:author="Christian Andre Palomino Solis" w:date="2020-12-10T17:30:00Z">
          <w:pPr>
            <w:pStyle w:val="NormalIndent"/>
          </w:pPr>
        </w:pPrChange>
      </w:pPr>
      <w:del w:id="366" w:author="Christian Andre Palomino Solis" w:date="2020-12-10T17:31:00Z">
        <w:r w:rsidDel="00F56327">
          <w:delText>loglevel=Log level</w:delText>
        </w:r>
        <w:r w:rsidR="004B71AA" w:rsidDel="00F56327">
          <w:delText xml:space="preserve"> (</w:delText>
        </w:r>
        <w:r w:rsidR="004B71AA" w:rsidRPr="004B71AA" w:rsidDel="00F56327">
          <w:delText>error=0, warning=1, info=2, debug=3</w:delText>
        </w:r>
        <w:r w:rsidR="004B71AA" w:rsidDel="00F56327">
          <w:delText>)</w:delText>
        </w:r>
      </w:del>
    </w:p>
    <w:p w14:paraId="4C5E482C" w14:textId="19972C20" w:rsidR="008B6F54" w:rsidDel="00F56327" w:rsidRDefault="008B6F54" w:rsidP="00F56327">
      <w:pPr>
        <w:pStyle w:val="NormalIndent"/>
        <w:rPr>
          <w:del w:id="367" w:author="Christian Andre Palomino Solis" w:date="2020-12-10T17:31:00Z"/>
        </w:rPr>
        <w:pPrChange w:id="368" w:author="Christian Andre Palomino Solis" w:date="2020-12-10T17:30:00Z">
          <w:pPr>
            <w:pStyle w:val="NormalIndent"/>
          </w:pPr>
        </w:pPrChange>
      </w:pPr>
      <w:del w:id="369" w:author="Christian Andre Palomino Solis" w:date="2020-12-10T17:31:00Z">
        <w:r w:rsidDel="00F56327">
          <w:delText xml:space="preserve">fork=yes: </w:delText>
        </w:r>
        <w:r w:rsidR="0041535A" w:rsidDel="00F56327">
          <w:delText>run mode is deamon or not</w:delText>
        </w:r>
        <w:r w:rsidDel="00F56327">
          <w:delText xml:space="preserve"> (</w:delText>
        </w:r>
        <w:r w:rsidR="0041535A" w:rsidDel="00F56327">
          <w:delText>default</w:delText>
        </w:r>
        <w:r w:rsidDel="00F56327">
          <w:delText xml:space="preserve"> = yes: </w:delText>
        </w:r>
        <w:r w:rsidR="0041535A" w:rsidDel="00F56327">
          <w:delText>run as</w:delText>
        </w:r>
        <w:r w:rsidDel="00F56327">
          <w:delText xml:space="preserve"> daemon)</w:delText>
        </w:r>
      </w:del>
    </w:p>
    <w:p w14:paraId="5803AA9B" w14:textId="16464C0B" w:rsidR="00456440" w:rsidDel="00F56327" w:rsidRDefault="0041535A" w:rsidP="00F56327">
      <w:pPr>
        <w:pStyle w:val="NormalIndent"/>
        <w:numPr>
          <w:ilvl w:val="2"/>
          <w:numId w:val="12"/>
        </w:numPr>
        <w:rPr>
          <w:del w:id="370" w:author="Christian Andre Palomino Solis" w:date="2020-12-10T17:31:00Z"/>
        </w:rPr>
        <w:pPrChange w:id="371" w:author="Christian Andre Palomino Solis" w:date="2020-12-10T17:30:00Z">
          <w:pPr>
            <w:pStyle w:val="NormalIndent"/>
            <w:numPr>
              <w:ilvl w:val="2"/>
              <w:numId w:val="12"/>
            </w:numPr>
            <w:tabs>
              <w:tab w:val="num" w:pos="2362"/>
            </w:tabs>
            <w:ind w:hanging="360"/>
          </w:pPr>
        </w:pPrChange>
      </w:pPr>
      <w:del w:id="372" w:author="Christian Andre Palomino Solis" w:date="2020-12-10T17:31:00Z">
        <w:r w:rsidDel="00F56327">
          <w:delText>System parameters in</w:delText>
        </w:r>
        <w:r w:rsidR="00B51EAA" w:rsidDel="00F56327">
          <w:delText xml:space="preserve"> file </w:delText>
        </w:r>
        <w:r w:rsidR="00B871FF" w:rsidDel="00F56327">
          <w:delText>/MEDIA_SERVER_PATH/etc/sems/etc/</w:delText>
        </w:r>
        <w:r w:rsidR="00B51EAA" w:rsidDel="00F56327">
          <w:delText>app_mapping.conf</w:delText>
        </w:r>
      </w:del>
    </w:p>
    <w:p w14:paraId="1FB4E85C" w14:textId="4C419453" w:rsidR="00497C9D" w:rsidDel="00F56327" w:rsidRDefault="00497C9D" w:rsidP="00F56327">
      <w:pPr>
        <w:pStyle w:val="NormalIndent"/>
        <w:rPr>
          <w:del w:id="373" w:author="Christian Andre Palomino Solis" w:date="2020-12-10T17:31:00Z"/>
        </w:rPr>
        <w:pPrChange w:id="374" w:author="Christian Andre Palomino Solis" w:date="2020-12-10T17:30:00Z">
          <w:pPr>
            <w:pStyle w:val="NormalIndent"/>
          </w:pPr>
        </w:pPrChange>
      </w:pPr>
      <w:del w:id="375" w:author="Christian Andre Palomino Solis" w:date="2020-12-10T17:31:00Z">
        <w:r w:rsidRPr="00497C9D" w:rsidDel="00F56327">
          <w:delText>^sip:</w:delText>
        </w:r>
        <w:r w:rsidDel="00F56327">
          <w:delText>XXXX</w:delText>
        </w:r>
        <w:r w:rsidRPr="00497C9D" w:rsidDel="00F56327">
          <w:delText>=&gt;dsm</w:delText>
        </w:r>
        <w:r w:rsidDel="00F56327">
          <w:delText xml:space="preserve"> (XXXX: </w:delText>
        </w:r>
        <w:r w:rsidR="0041535A" w:rsidDel="00F56327">
          <w:delText>shortcode to receive</w:delText>
        </w:r>
        <w:r w:rsidDel="00F56327">
          <w:delText xml:space="preserve"> SIP</w:delText>
        </w:r>
        <w:r w:rsidR="0041535A" w:rsidDel="00F56327">
          <w:delText xml:space="preserve"> request</w:delText>
        </w:r>
        <w:r w:rsidDel="00F56327">
          <w:delText xml:space="preserve"> </w:delText>
        </w:r>
        <w:r w:rsidR="0041535A" w:rsidDel="00F56327">
          <w:delText>and</w:delText>
        </w:r>
        <w:r w:rsidDel="00F56327">
          <w:delText xml:space="preserve"> RTP </w:delText>
        </w:r>
        <w:r w:rsidR="0041535A" w:rsidDel="00F56327">
          <w:delText>from</w:delText>
        </w:r>
        <w:r w:rsidDel="00F56327">
          <w:delText xml:space="preserve"> GMSC</w:delText>
        </w:r>
        <w:r w:rsidR="00100ACD" w:rsidDel="00F56327">
          <w:delText xml:space="preserve"> </w:delText>
        </w:r>
        <w:r w:rsidR="0041535A" w:rsidDel="00F56327">
          <w:delText>to system</w:delText>
        </w:r>
        <w:r w:rsidDel="00F56327">
          <w:delText>)</w:delText>
        </w:r>
      </w:del>
    </w:p>
    <w:p w14:paraId="7A42C20C" w14:textId="1160827A" w:rsidR="009235E6" w:rsidDel="00F56327" w:rsidRDefault="0041535A" w:rsidP="00F56327">
      <w:pPr>
        <w:pStyle w:val="NormalIndent"/>
        <w:numPr>
          <w:ilvl w:val="2"/>
          <w:numId w:val="12"/>
        </w:numPr>
        <w:rPr>
          <w:del w:id="376" w:author="Christian Andre Palomino Solis" w:date="2020-12-10T17:31:00Z"/>
        </w:rPr>
        <w:pPrChange w:id="377" w:author="Christian Andre Palomino Solis" w:date="2020-12-10T17:30:00Z">
          <w:pPr>
            <w:pStyle w:val="NormalIndent"/>
            <w:numPr>
              <w:ilvl w:val="2"/>
              <w:numId w:val="12"/>
            </w:numPr>
            <w:tabs>
              <w:tab w:val="num" w:pos="2362"/>
            </w:tabs>
            <w:ind w:hanging="360"/>
          </w:pPr>
        </w:pPrChange>
      </w:pPr>
      <w:del w:id="378" w:author="Christian Andre Palomino Solis" w:date="2020-12-10T17:31:00Z">
        <w:r w:rsidDel="00F56327">
          <w:delText>Connection paramenter to Media Controllerin</w:delText>
        </w:r>
        <w:r w:rsidR="0000295C" w:rsidDel="00F56327">
          <w:delText xml:space="preserve"> file </w:delText>
        </w:r>
        <w:r w:rsidR="0038623F" w:rsidDel="00F56327">
          <w:delText>MEDIA_SERVER_PATH/etc/sems/etc/dsm.conf</w:delText>
        </w:r>
        <w:r w:rsidR="009235E6" w:rsidDel="00F56327">
          <w:delText>service_id=199</w:delText>
        </w:r>
      </w:del>
    </w:p>
    <w:p w14:paraId="6E1B4223" w14:textId="75067B65" w:rsidR="009235E6" w:rsidDel="00F56327" w:rsidRDefault="009235E6" w:rsidP="00F56327">
      <w:pPr>
        <w:pStyle w:val="NormalIndent"/>
        <w:rPr>
          <w:del w:id="379" w:author="Christian Andre Palomino Solis" w:date="2020-12-10T17:31:00Z"/>
        </w:rPr>
        <w:pPrChange w:id="380" w:author="Christian Andre Palomino Solis" w:date="2020-12-10T17:30:00Z">
          <w:pPr>
            <w:pStyle w:val="NormalIndent"/>
          </w:pPr>
        </w:pPrChange>
      </w:pPr>
      <w:del w:id="381" w:author="Christian Andre Palomino Solis" w:date="2020-12-10T17:31:00Z">
        <w:r w:rsidDel="00F56327">
          <w:delText>service_name=ivr-kinhdoanh</w:delText>
        </w:r>
      </w:del>
    </w:p>
    <w:p w14:paraId="26C53B9E" w14:textId="0F1FE98C" w:rsidR="009235E6" w:rsidRPr="001600DE" w:rsidDel="00F56327" w:rsidRDefault="009235E6" w:rsidP="00F56327">
      <w:pPr>
        <w:pStyle w:val="NormalIndent"/>
        <w:rPr>
          <w:del w:id="382" w:author="Christian Andre Palomino Solis" w:date="2020-12-10T17:31:00Z"/>
          <w:lang w:val="es-PE"/>
          <w:rPrChange w:id="383" w:author="Christian Andre Palomino Solis" w:date="2020-12-10T10:00:00Z">
            <w:rPr>
              <w:del w:id="384" w:author="Christian Andre Palomino Solis" w:date="2020-12-10T17:31:00Z"/>
            </w:rPr>
          </w:rPrChange>
        </w:rPr>
        <w:pPrChange w:id="385" w:author="Christian Andre Palomino Solis" w:date="2020-12-10T17:30:00Z">
          <w:pPr>
            <w:pStyle w:val="NormalIndent"/>
          </w:pPr>
        </w:pPrChange>
      </w:pPr>
      <w:del w:id="386" w:author="Christian Andre Palomino Solis" w:date="2020-12-10T17:31:00Z">
        <w:r w:rsidRPr="001600DE" w:rsidDel="00F56327">
          <w:rPr>
            <w:lang w:val="es-PE"/>
            <w:rPrChange w:id="387" w:author="Christian Andre Palomino Solis" w:date="2020-12-10T10:00:00Z">
              <w:rPr/>
            </w:rPrChange>
          </w:rPr>
          <w:delText xml:space="preserve">media_controller_url_1 = http://Media Controller IP:Media controller port </w:delText>
        </w:r>
      </w:del>
    </w:p>
    <w:p w14:paraId="778CDC76" w14:textId="71B08ACB" w:rsidR="009235E6" w:rsidDel="00F56327" w:rsidRDefault="009235E6" w:rsidP="00F56327">
      <w:pPr>
        <w:pStyle w:val="NormalIndent"/>
        <w:rPr>
          <w:del w:id="388" w:author="Christian Andre Palomino Solis" w:date="2020-12-10T17:31:00Z"/>
        </w:rPr>
        <w:pPrChange w:id="389" w:author="Christian Andre Palomino Solis" w:date="2020-12-10T17:30:00Z">
          <w:pPr>
            <w:pStyle w:val="NormalIndent"/>
          </w:pPr>
        </w:pPrChange>
      </w:pPr>
      <w:del w:id="390" w:author="Christian Andre Palomino Solis" w:date="2020-12-10T17:31:00Z">
        <w:r w:rsidDel="00F56327">
          <w:delText>prefix=</w:delText>
        </w:r>
        <w:r w:rsidR="0041535A" w:rsidDel="00F56327">
          <w:delText>national prefix code of msisdn</w:delText>
        </w:r>
      </w:del>
    </w:p>
    <w:p w14:paraId="71F28051" w14:textId="1CC989E8" w:rsidR="009235E6" w:rsidDel="00F56327" w:rsidRDefault="009235E6" w:rsidP="00F56327">
      <w:pPr>
        <w:pStyle w:val="NormalIndent"/>
        <w:rPr>
          <w:del w:id="391" w:author="Christian Andre Palomino Solis" w:date="2020-12-10T17:31:00Z"/>
        </w:rPr>
        <w:pPrChange w:id="392" w:author="Christian Andre Palomino Solis" w:date="2020-12-10T17:30:00Z">
          <w:pPr>
            <w:pStyle w:val="NormalIndent"/>
          </w:pPr>
        </w:pPrChange>
      </w:pPr>
    </w:p>
    <w:p w14:paraId="7F31A187" w14:textId="7421CF48" w:rsidR="009235E6" w:rsidDel="00F56327" w:rsidRDefault="009235E6" w:rsidP="00F56327">
      <w:pPr>
        <w:pStyle w:val="NormalIndent"/>
        <w:rPr>
          <w:del w:id="393" w:author="Christian Andre Palomino Solis" w:date="2020-12-10T17:31:00Z"/>
        </w:rPr>
        <w:pPrChange w:id="394" w:author="Christian Andre Palomino Solis" w:date="2020-12-10T17:30:00Z">
          <w:pPr>
            <w:pStyle w:val="NormalIndent"/>
          </w:pPr>
        </w:pPrChange>
      </w:pPr>
      <w:del w:id="395" w:author="Christian Andre Palomino Solis" w:date="2020-12-10T17:31:00Z">
        <w:r w:rsidDel="00F56327">
          <w:delText>ivr_file_path=</w:delText>
        </w:r>
        <w:r w:rsidR="006A6411" w:rsidDel="00F56327">
          <w:delText>SYSTEM_PATH</w:delText>
        </w:r>
        <w:r w:rsidDel="00F56327">
          <w:delText xml:space="preserve"> (</w:delText>
        </w:r>
        <w:r w:rsidR="005C5F48" w:rsidDel="00F56327">
          <w:delText>system audio file path</w:delText>
        </w:r>
        <w:r w:rsidDel="00F56327">
          <w:delText>)</w:delText>
        </w:r>
      </w:del>
    </w:p>
    <w:p w14:paraId="2E0EACDC" w14:textId="092EEB40" w:rsidR="009235E6" w:rsidDel="00F56327" w:rsidRDefault="009235E6" w:rsidP="00F56327">
      <w:pPr>
        <w:pStyle w:val="NormalIndent"/>
        <w:rPr>
          <w:del w:id="396" w:author="Christian Andre Palomino Solis" w:date="2020-12-10T17:31:00Z"/>
        </w:rPr>
        <w:pPrChange w:id="397" w:author="Christian Andre Palomino Solis" w:date="2020-12-10T17:30:00Z">
          <w:pPr>
            <w:pStyle w:val="NormalIndent"/>
          </w:pPr>
        </w:pPrChange>
      </w:pPr>
      <w:del w:id="398" w:author="Christian Andre Palomino Solis" w:date="2020-12-10T17:31:00Z">
        <w:r w:rsidDel="00F56327">
          <w:delText>ivr_file_path_1=</w:delText>
        </w:r>
        <w:r w:rsidR="006A6411" w:rsidDel="00F56327">
          <w:delText>PATH_1 (</w:delText>
        </w:r>
        <w:r w:rsidR="005C5F48" w:rsidDel="00F56327">
          <w:delText>path to audio file path of each promotion program, promotion group of language_id – 1, taken from LANGUAGE table</w:delText>
        </w:r>
        <w:r w:rsidR="006A6411" w:rsidDel="00F56327">
          <w:delText>)</w:delText>
        </w:r>
      </w:del>
    </w:p>
    <w:p w14:paraId="040A2E4C" w14:textId="20676D95" w:rsidR="009235E6" w:rsidDel="00F56327" w:rsidRDefault="009235E6" w:rsidP="00F56327">
      <w:pPr>
        <w:pStyle w:val="NormalIndent"/>
        <w:rPr>
          <w:del w:id="399" w:author="Christian Andre Palomino Solis" w:date="2020-12-10T17:31:00Z"/>
        </w:rPr>
        <w:pPrChange w:id="400" w:author="Christian Andre Palomino Solis" w:date="2020-12-10T17:30:00Z">
          <w:pPr>
            <w:pStyle w:val="NormalIndent"/>
          </w:pPr>
        </w:pPrChange>
      </w:pPr>
      <w:del w:id="401" w:author="Christian Andre Palomino Solis" w:date="2020-12-10T17:31:00Z">
        <w:r w:rsidDel="00F56327">
          <w:delText>ivr_file_path_2</w:delText>
        </w:r>
        <w:r w:rsidR="006A6411" w:rsidDel="00F56327">
          <w:delText>=PATH_2</w:delText>
        </w:r>
      </w:del>
    </w:p>
    <w:p w14:paraId="159EB9D5" w14:textId="15E202E6" w:rsidR="009235E6" w:rsidDel="00F56327" w:rsidRDefault="009235E6" w:rsidP="00F56327">
      <w:pPr>
        <w:pStyle w:val="NormalIndent"/>
        <w:rPr>
          <w:del w:id="402" w:author="Christian Andre Palomino Solis" w:date="2020-12-10T17:31:00Z"/>
        </w:rPr>
        <w:pPrChange w:id="403" w:author="Christian Andre Palomino Solis" w:date="2020-12-10T17:30:00Z">
          <w:pPr>
            <w:pStyle w:val="NormalIndent"/>
          </w:pPr>
        </w:pPrChange>
      </w:pPr>
      <w:del w:id="404" w:author="Christian Andre Palomino Solis" w:date="2020-12-10T17:31:00Z">
        <w:r w:rsidDel="00F56327">
          <w:delText>ivr_file_path_3=</w:delText>
        </w:r>
        <w:r w:rsidR="006A6411" w:rsidDel="00F56327">
          <w:delText>PATH_3</w:delText>
        </w:r>
      </w:del>
    </w:p>
    <w:p w14:paraId="054BD7E8" w14:textId="22D9CD12" w:rsidR="00850EEF" w:rsidRPr="003F005F" w:rsidDel="00F56327" w:rsidRDefault="009235E6" w:rsidP="00F56327">
      <w:pPr>
        <w:pStyle w:val="NormalIndent"/>
        <w:rPr>
          <w:del w:id="405" w:author="Christian Andre Palomino Solis" w:date="2020-12-10T17:31:00Z"/>
        </w:rPr>
        <w:pPrChange w:id="406" w:author="Christian Andre Palomino Solis" w:date="2020-12-10T17:30:00Z">
          <w:pPr>
            <w:pStyle w:val="NormalIndent"/>
          </w:pPr>
        </w:pPrChange>
      </w:pPr>
      <w:del w:id="407" w:author="Christian Andre Palomino Solis" w:date="2020-12-10T17:31:00Z">
        <w:r w:rsidDel="00F56327">
          <w:delText>error_file=</w:delText>
        </w:r>
        <w:r w:rsidR="008E334D" w:rsidDel="00F56327">
          <w:delText>Error file play when system encounter system error while processing the call</w:delText>
        </w:r>
      </w:del>
    </w:p>
    <w:p w14:paraId="49A6833F" w14:textId="1B6C20E9" w:rsidR="0096675D" w:rsidRPr="003F005F" w:rsidDel="00F56327" w:rsidRDefault="00E942EC" w:rsidP="0096675D">
      <w:pPr>
        <w:pStyle w:val="Heading3"/>
        <w:rPr>
          <w:del w:id="408" w:author="Christian Andre Palomino Solis" w:date="2020-12-10T17:31:00Z"/>
          <w:color w:val="auto"/>
        </w:rPr>
      </w:pPr>
      <w:bookmarkStart w:id="409" w:name="_Toc407175833"/>
      <w:del w:id="410" w:author="Christian Andre Palomino Solis" w:date="2020-12-10T17:31:00Z">
        <w:r w:rsidDel="00F56327">
          <w:rPr>
            <w:color w:val="auto"/>
          </w:rPr>
          <w:delText>Client steup</w:delText>
        </w:r>
        <w:r w:rsidR="0096675D" w:rsidRPr="003F005F" w:rsidDel="00F56327">
          <w:rPr>
            <w:color w:val="auto"/>
          </w:rPr>
          <w:delText>:</w:delText>
        </w:r>
        <w:bookmarkEnd w:id="409"/>
      </w:del>
    </w:p>
    <w:p w14:paraId="1405E8EC" w14:textId="6860092F" w:rsidR="00C86B79" w:rsidRPr="003F005F" w:rsidDel="00F56327" w:rsidRDefault="00CA3979" w:rsidP="00C86B79">
      <w:pPr>
        <w:ind w:left="1224"/>
        <w:rPr>
          <w:del w:id="411" w:author="Christian Andre Palomino Solis" w:date="2020-12-10T17:31:00Z"/>
          <w:rFonts w:cs="Times New Roman"/>
          <w:sz w:val="24"/>
        </w:rPr>
      </w:pPr>
      <w:del w:id="412" w:author="Christian Andre Palomino Solis" w:date="2020-12-10T17:31:00Z">
        <w:r w:rsidRPr="003F005F" w:rsidDel="00F56327">
          <w:rPr>
            <w:rFonts w:cs="Times New Roman"/>
            <w:sz w:val="24"/>
          </w:rPr>
          <w:delText>N/A</w:delText>
        </w:r>
      </w:del>
    </w:p>
    <w:p w14:paraId="41C561D4" w14:textId="24199E04" w:rsidR="00391995" w:rsidRPr="003F005F" w:rsidDel="00F56327" w:rsidRDefault="007C1E35" w:rsidP="00391995">
      <w:pPr>
        <w:pStyle w:val="Heading2"/>
        <w:rPr>
          <w:del w:id="413" w:author="Christian Andre Palomino Solis" w:date="2020-12-10T17:31:00Z"/>
          <w:color w:val="auto"/>
          <w:szCs w:val="24"/>
        </w:rPr>
      </w:pPr>
      <w:bookmarkStart w:id="414" w:name="_Toc407175834"/>
      <w:del w:id="415" w:author="Christian Andre Palomino Solis" w:date="2020-12-10T17:31:00Z">
        <w:r w:rsidDel="00F56327">
          <w:rPr>
            <w:color w:val="auto"/>
            <w:szCs w:val="24"/>
          </w:rPr>
          <w:delText>I</w:delText>
        </w:r>
        <w:r w:rsidR="0072652E" w:rsidDel="00F56327">
          <w:rPr>
            <w:color w:val="auto"/>
            <w:szCs w:val="24"/>
          </w:rPr>
          <w:delText>nstallation of</w:delText>
        </w:r>
        <w:r w:rsidR="00391995" w:rsidRPr="003F005F" w:rsidDel="00F56327">
          <w:rPr>
            <w:color w:val="auto"/>
            <w:szCs w:val="24"/>
          </w:rPr>
          <w:delText xml:space="preserve"> </w:delText>
        </w:r>
        <w:r w:rsidR="00BD6E9E" w:rsidDel="00F56327">
          <w:rPr>
            <w:color w:val="auto"/>
            <w:szCs w:val="24"/>
          </w:rPr>
          <w:delText>MEDIA CONTROLLER</w:delText>
        </w:r>
        <w:bookmarkEnd w:id="414"/>
      </w:del>
    </w:p>
    <w:p w14:paraId="4C46CF6B" w14:textId="6C3F732B" w:rsidR="00391995" w:rsidRPr="003F005F" w:rsidDel="00F56327" w:rsidRDefault="00A37C6B" w:rsidP="00391995">
      <w:pPr>
        <w:pStyle w:val="Heading3"/>
        <w:rPr>
          <w:del w:id="416" w:author="Christian Andre Palomino Solis" w:date="2020-12-10T17:31:00Z"/>
          <w:color w:val="auto"/>
        </w:rPr>
      </w:pPr>
      <w:bookmarkStart w:id="417" w:name="_Toc407175835"/>
      <w:del w:id="418" w:author="Christian Andre Palomino Solis" w:date="2020-12-10T17:31:00Z">
        <w:r w:rsidDel="00F56327">
          <w:rPr>
            <w:color w:val="auto"/>
          </w:rPr>
          <w:delText>Server setup</w:delText>
        </w:r>
        <w:r w:rsidR="00391995" w:rsidRPr="003F005F" w:rsidDel="00F56327">
          <w:rPr>
            <w:color w:val="auto"/>
          </w:rPr>
          <w:delText>:</w:delText>
        </w:r>
        <w:bookmarkEnd w:id="417"/>
      </w:del>
    </w:p>
    <w:p w14:paraId="539007B3" w14:textId="4F882173" w:rsidR="00391995" w:rsidRPr="003F005F" w:rsidDel="00F56327" w:rsidRDefault="00AB48CB" w:rsidP="00391995">
      <w:pPr>
        <w:pStyle w:val="Heading3"/>
        <w:numPr>
          <w:ilvl w:val="3"/>
          <w:numId w:val="8"/>
        </w:numPr>
        <w:rPr>
          <w:del w:id="419" w:author="Christian Andre Palomino Solis" w:date="2020-12-10T17:31:00Z"/>
          <w:color w:val="auto"/>
        </w:rPr>
      </w:pPr>
      <w:bookmarkStart w:id="420" w:name="_Toc407175836"/>
      <w:del w:id="421" w:author="Christian Andre Palomino Solis" w:date="2020-12-10T17:31:00Z">
        <w:r w:rsidDel="00F56327">
          <w:rPr>
            <w:color w:val="auto"/>
          </w:rPr>
          <w:delText>Summary</w:delText>
        </w:r>
        <w:r w:rsidR="00391995" w:rsidRPr="003F005F" w:rsidDel="00F56327">
          <w:rPr>
            <w:color w:val="auto"/>
          </w:rPr>
          <w:delText>:</w:delText>
        </w:r>
        <w:bookmarkEnd w:id="420"/>
      </w:del>
    </w:p>
    <w:tbl>
      <w:tblPr>
        <w:tblW w:w="4361" w:type="pct"/>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FFFFFF" w:themeFill="background1"/>
        <w:tblLook w:val="0000" w:firstRow="0" w:lastRow="0" w:firstColumn="0" w:lastColumn="0" w:noHBand="0" w:noVBand="0"/>
      </w:tblPr>
      <w:tblGrid>
        <w:gridCol w:w="7906"/>
      </w:tblGrid>
      <w:tr w:rsidR="00391995" w:rsidRPr="003F005F" w:rsidDel="00F56327" w14:paraId="4DEEAA23" w14:textId="51B8127D" w:rsidTr="000322AE">
        <w:trPr>
          <w:del w:id="422" w:author="Christian Andre Palomino Solis" w:date="2020-12-10T17:31:00Z"/>
        </w:trPr>
        <w:tc>
          <w:tcPr>
            <w:tcW w:w="5000" w:type="pct"/>
            <w:shd w:val="pct10" w:color="auto" w:fill="FFFFFF" w:themeFill="background1"/>
          </w:tcPr>
          <w:p w14:paraId="578430F9" w14:textId="2FD67AD0" w:rsidR="007C56A3" w:rsidRPr="003F005F" w:rsidDel="00F56327" w:rsidRDefault="007C56A3" w:rsidP="007C56A3">
            <w:pPr>
              <w:pStyle w:val="table"/>
              <w:keepNext/>
              <w:spacing w:before="120" w:after="120"/>
              <w:rPr>
                <w:del w:id="423" w:author="Christian Andre Palomino Solis" w:date="2020-12-10T17:31:00Z"/>
                <w:b/>
                <w:bCs/>
              </w:rPr>
            </w:pPr>
            <w:del w:id="424" w:author="Christian Andre Palomino Solis" w:date="2020-12-10T17:31:00Z">
              <w:r w:rsidDel="00F56327">
                <w:rPr>
                  <w:b/>
                  <w:bCs/>
                </w:rPr>
                <w:delText>Step</w:delText>
              </w:r>
              <w:r w:rsidRPr="003F005F" w:rsidDel="00F56327">
                <w:rPr>
                  <w:b/>
                  <w:bCs/>
                </w:rPr>
                <w:delText xml:space="preserve"> 1: </w:delText>
              </w:r>
              <w:r w:rsidDel="00F56327">
                <w:rPr>
                  <w:bCs/>
                </w:rPr>
                <w:delText>Setup</w:delText>
              </w:r>
              <w:r w:rsidRPr="003F005F" w:rsidDel="00F56327">
                <w:rPr>
                  <w:bCs/>
                </w:rPr>
                <w:delText xml:space="preserve"> Centos </w:delText>
              </w:r>
              <w:r w:rsidDel="00F56327">
                <w:rPr>
                  <w:bCs/>
                </w:rPr>
                <w:delText>6</w:delText>
              </w:r>
              <w:r w:rsidRPr="003F005F" w:rsidDel="00F56327">
                <w:rPr>
                  <w:bCs/>
                </w:rPr>
                <w:delText xml:space="preserve">.0 </w:delText>
              </w:r>
              <w:r w:rsidDel="00F56327">
                <w:rPr>
                  <w:bCs/>
                </w:rPr>
                <w:delText>or above OS</w:delText>
              </w:r>
            </w:del>
          </w:p>
          <w:p w14:paraId="05579D39" w14:textId="52C673C3" w:rsidR="007C56A3" w:rsidRPr="003F005F" w:rsidDel="00F56327" w:rsidRDefault="007C56A3" w:rsidP="007C56A3">
            <w:pPr>
              <w:pStyle w:val="table"/>
              <w:keepNext/>
              <w:spacing w:before="120" w:after="120"/>
              <w:rPr>
                <w:del w:id="425" w:author="Christian Andre Palomino Solis" w:date="2020-12-10T17:31:00Z"/>
                <w:bCs/>
              </w:rPr>
            </w:pPr>
            <w:del w:id="426" w:author="Christian Andre Palomino Solis" w:date="2020-12-10T17:31:00Z">
              <w:r w:rsidDel="00F56327">
                <w:rPr>
                  <w:b/>
                  <w:bCs/>
                </w:rPr>
                <w:delText>Step</w:delText>
              </w:r>
              <w:r w:rsidRPr="003F005F" w:rsidDel="00F56327">
                <w:rPr>
                  <w:b/>
                  <w:bCs/>
                </w:rPr>
                <w:delText xml:space="preserve"> </w:delText>
              </w:r>
              <w:r w:rsidDel="00F56327">
                <w:rPr>
                  <w:b/>
                  <w:bCs/>
                </w:rPr>
                <w:delText>2</w:delText>
              </w:r>
              <w:r w:rsidRPr="003F005F" w:rsidDel="00F56327">
                <w:rPr>
                  <w:b/>
                  <w:bCs/>
                </w:rPr>
                <w:delText xml:space="preserve">: </w:delText>
              </w:r>
              <w:r w:rsidDel="00F56327">
                <w:rPr>
                  <w:bCs/>
                </w:rPr>
                <w:delText>Setup jdk-6 or above</w:delText>
              </w:r>
            </w:del>
          </w:p>
          <w:p w14:paraId="0D37423E" w14:textId="1D6619D2" w:rsidR="007C56A3" w:rsidRPr="003F005F" w:rsidDel="00F56327" w:rsidRDefault="007C56A3" w:rsidP="007C56A3">
            <w:pPr>
              <w:pStyle w:val="table"/>
              <w:keepNext/>
              <w:spacing w:before="120" w:after="120"/>
              <w:rPr>
                <w:del w:id="427" w:author="Christian Andre Palomino Solis" w:date="2020-12-10T17:31:00Z"/>
                <w:b/>
                <w:bCs/>
              </w:rPr>
            </w:pPr>
            <w:del w:id="428" w:author="Christian Andre Palomino Solis" w:date="2020-12-10T17:31:00Z">
              <w:r w:rsidDel="00F56327">
                <w:rPr>
                  <w:b/>
                  <w:bCs/>
                </w:rPr>
                <w:delText>Step</w:delText>
              </w:r>
              <w:r w:rsidRPr="003F005F" w:rsidDel="00F56327">
                <w:rPr>
                  <w:b/>
                  <w:bCs/>
                </w:rPr>
                <w:delText xml:space="preserve"> </w:delText>
              </w:r>
              <w:r w:rsidDel="00F56327">
                <w:rPr>
                  <w:b/>
                  <w:bCs/>
                </w:rPr>
                <w:delText>3</w:delText>
              </w:r>
              <w:r w:rsidRPr="003F005F" w:rsidDel="00F56327">
                <w:rPr>
                  <w:b/>
                  <w:bCs/>
                </w:rPr>
                <w:delText xml:space="preserve">: </w:delText>
              </w:r>
              <w:r w:rsidDel="00F56327">
                <w:rPr>
                  <w:bCs/>
                </w:rPr>
                <w:delText>Copy build file</w:delText>
              </w:r>
            </w:del>
          </w:p>
          <w:p w14:paraId="1BF4F049" w14:textId="11D63041" w:rsidR="007C56A3" w:rsidRPr="003F005F" w:rsidDel="00F56327" w:rsidRDefault="007C56A3" w:rsidP="007C56A3">
            <w:pPr>
              <w:pStyle w:val="table"/>
              <w:keepNext/>
              <w:spacing w:before="120" w:after="120"/>
              <w:rPr>
                <w:del w:id="429" w:author="Christian Andre Palomino Solis" w:date="2020-12-10T17:31:00Z"/>
                <w:bCs/>
              </w:rPr>
            </w:pPr>
            <w:del w:id="430" w:author="Christian Andre Palomino Solis" w:date="2020-12-10T17:31:00Z">
              <w:r w:rsidDel="00F56327">
                <w:rPr>
                  <w:b/>
                  <w:bCs/>
                </w:rPr>
                <w:delText>Step</w:delText>
              </w:r>
              <w:r w:rsidRPr="004965C7" w:rsidDel="00F56327">
                <w:rPr>
                  <w:b/>
                  <w:bCs/>
                </w:rPr>
                <w:delText xml:space="preserve"> </w:delText>
              </w:r>
              <w:r w:rsidDel="00F56327">
                <w:rPr>
                  <w:b/>
                  <w:bCs/>
                </w:rPr>
                <w:delText>4</w:delText>
              </w:r>
              <w:r w:rsidDel="00F56327">
                <w:rPr>
                  <w:bCs/>
                </w:rPr>
                <w:delText>: Configure application</w:delText>
              </w:r>
            </w:del>
          </w:p>
          <w:p w14:paraId="1EB2D6FF" w14:textId="50EA908B" w:rsidR="00391995" w:rsidRPr="007C56A3" w:rsidDel="00F56327" w:rsidRDefault="007C56A3" w:rsidP="000322AE">
            <w:pPr>
              <w:pStyle w:val="table"/>
              <w:keepNext/>
              <w:spacing w:before="120" w:after="120"/>
              <w:rPr>
                <w:del w:id="431" w:author="Christian Andre Palomino Solis" w:date="2020-12-10T17:31:00Z"/>
                <w:bCs/>
              </w:rPr>
            </w:pPr>
            <w:del w:id="432" w:author="Christian Andre Palomino Solis" w:date="2020-12-10T17:31:00Z">
              <w:r w:rsidDel="00F56327">
                <w:rPr>
                  <w:b/>
                  <w:bCs/>
                </w:rPr>
                <w:delText>Step</w:delText>
              </w:r>
              <w:r w:rsidRPr="004965C7" w:rsidDel="00F56327">
                <w:rPr>
                  <w:b/>
                  <w:bCs/>
                </w:rPr>
                <w:delText xml:space="preserve"> </w:delText>
              </w:r>
              <w:r w:rsidDel="00F56327">
                <w:rPr>
                  <w:b/>
                  <w:bCs/>
                </w:rPr>
                <w:delText>5</w:delText>
              </w:r>
              <w:r w:rsidDel="00F56327">
                <w:rPr>
                  <w:bCs/>
                </w:rPr>
                <w:delText>: Start application</w:delText>
              </w:r>
            </w:del>
          </w:p>
        </w:tc>
      </w:tr>
    </w:tbl>
    <w:p w14:paraId="5801CEB7" w14:textId="4D8AA9D3" w:rsidR="00391995" w:rsidRPr="003F005F" w:rsidDel="00F56327" w:rsidRDefault="007C56A3" w:rsidP="00391995">
      <w:pPr>
        <w:pStyle w:val="Heading3"/>
        <w:numPr>
          <w:ilvl w:val="3"/>
          <w:numId w:val="8"/>
        </w:numPr>
        <w:rPr>
          <w:del w:id="433" w:author="Christian Andre Palomino Solis" w:date="2020-12-10T17:31:00Z"/>
          <w:color w:val="auto"/>
        </w:rPr>
      </w:pPr>
      <w:bookmarkStart w:id="434" w:name="_Toc407175837"/>
      <w:del w:id="435" w:author="Christian Andre Palomino Solis" w:date="2020-12-10T17:31:00Z">
        <w:r w:rsidDel="00F56327">
          <w:rPr>
            <w:color w:val="auto"/>
          </w:rPr>
          <w:delText>Installation details</w:delText>
        </w:r>
        <w:r w:rsidR="00391995" w:rsidRPr="003F005F" w:rsidDel="00F56327">
          <w:rPr>
            <w:color w:val="auto"/>
          </w:rPr>
          <w:delText>:</w:delText>
        </w:r>
        <w:bookmarkEnd w:id="434"/>
      </w:del>
    </w:p>
    <w:p w14:paraId="58641FB1" w14:textId="03CD4EF0" w:rsidR="00391995" w:rsidRPr="003F005F" w:rsidDel="00F56327" w:rsidRDefault="0009525C" w:rsidP="00F56327">
      <w:pPr>
        <w:pStyle w:val="NormalIndent"/>
        <w:numPr>
          <w:ilvl w:val="1"/>
          <w:numId w:val="12"/>
        </w:numPr>
        <w:rPr>
          <w:del w:id="436" w:author="Christian Andre Palomino Solis" w:date="2020-12-10T17:31:00Z"/>
        </w:rPr>
        <w:pPrChange w:id="437" w:author="Christian Andre Palomino Solis" w:date="2020-12-10T17:30:00Z">
          <w:pPr>
            <w:pStyle w:val="NormalIndent"/>
            <w:numPr>
              <w:ilvl w:val="1"/>
              <w:numId w:val="12"/>
            </w:numPr>
            <w:tabs>
              <w:tab w:val="num" w:pos="1642"/>
            </w:tabs>
            <w:ind w:left="1642" w:hanging="360"/>
          </w:pPr>
        </w:pPrChange>
      </w:pPr>
      <w:del w:id="438" w:author="Christian Andre Palomino Solis" w:date="2020-12-10T17:31:00Z">
        <w:r w:rsidDel="00F56327">
          <w:delText>Step</w:delText>
        </w:r>
        <w:r w:rsidR="00391995" w:rsidRPr="003F005F" w:rsidDel="00F56327">
          <w:delText xml:space="preserve"> </w:delText>
        </w:r>
        <w:r w:rsidR="005D0B93" w:rsidDel="00F56327">
          <w:delText xml:space="preserve">1: </w:delText>
        </w:r>
        <w:r w:rsidR="00D138C8" w:rsidDel="00F56327">
          <w:delText>Setup centos &gt;= 6.0 on server user guide of the product</w:delText>
        </w:r>
      </w:del>
    </w:p>
    <w:p w14:paraId="1420A1A5" w14:textId="4F0FDA71" w:rsidR="00391995" w:rsidRPr="003F005F" w:rsidDel="00F56327" w:rsidRDefault="00590586" w:rsidP="00F56327">
      <w:pPr>
        <w:pStyle w:val="NormalIndent"/>
        <w:numPr>
          <w:ilvl w:val="1"/>
          <w:numId w:val="12"/>
        </w:numPr>
        <w:rPr>
          <w:del w:id="439" w:author="Christian Andre Palomino Solis" w:date="2020-12-10T17:31:00Z"/>
        </w:rPr>
        <w:pPrChange w:id="440" w:author="Christian Andre Palomino Solis" w:date="2020-12-10T17:30:00Z">
          <w:pPr>
            <w:pStyle w:val="NormalIndent"/>
            <w:numPr>
              <w:ilvl w:val="1"/>
              <w:numId w:val="12"/>
            </w:numPr>
            <w:tabs>
              <w:tab w:val="num" w:pos="1642"/>
            </w:tabs>
            <w:ind w:left="1642" w:hanging="360"/>
          </w:pPr>
        </w:pPrChange>
      </w:pPr>
      <w:del w:id="441" w:author="Christian Andre Palomino Solis" w:date="2020-12-10T17:31:00Z">
        <w:r w:rsidDel="00F56327">
          <w:delText>Step</w:delText>
        </w:r>
        <w:r w:rsidR="00391995" w:rsidRPr="003F005F" w:rsidDel="00F56327">
          <w:delText xml:space="preserve"> 2: </w:delText>
        </w:r>
        <w:r w:rsidDel="00F56327">
          <w:delText>Setup</w:delText>
        </w:r>
        <w:r w:rsidR="00391995" w:rsidRPr="003F005F" w:rsidDel="00F56327">
          <w:delText xml:space="preserve"> JDK-6 </w:delText>
        </w:r>
        <w:r w:rsidDel="00F56327">
          <w:delText>or above by user guide of java</w:delText>
        </w:r>
      </w:del>
    </w:p>
    <w:p w14:paraId="42E5F056" w14:textId="2ABC4035" w:rsidR="00391995" w:rsidRPr="003F005F" w:rsidDel="00F56327" w:rsidRDefault="00590586" w:rsidP="00F56327">
      <w:pPr>
        <w:pStyle w:val="NormalIndent"/>
        <w:numPr>
          <w:ilvl w:val="2"/>
          <w:numId w:val="12"/>
        </w:numPr>
        <w:rPr>
          <w:del w:id="442" w:author="Christian Andre Palomino Solis" w:date="2020-12-10T17:31:00Z"/>
        </w:rPr>
        <w:pPrChange w:id="443" w:author="Christian Andre Palomino Solis" w:date="2020-12-10T17:30:00Z">
          <w:pPr>
            <w:pStyle w:val="NormalIndent"/>
            <w:numPr>
              <w:ilvl w:val="2"/>
              <w:numId w:val="12"/>
            </w:numPr>
            <w:tabs>
              <w:tab w:val="num" w:pos="2362"/>
            </w:tabs>
            <w:ind w:hanging="360"/>
          </w:pPr>
        </w:pPrChange>
      </w:pPr>
      <w:del w:id="444" w:author="Christian Andre Palomino Solis" w:date="2020-12-10T17:31:00Z">
        <w:r w:rsidDel="00F56327">
          <w:delText>Create environment variable</w:delText>
        </w:r>
        <w:r w:rsidR="00391995" w:rsidRPr="003F005F" w:rsidDel="00F56327">
          <w:delText xml:space="preserve"> </w:delText>
        </w:r>
        <w:r w:rsidDel="00F56327">
          <w:delText>of</w:delText>
        </w:r>
        <w:r w:rsidR="00391995" w:rsidRPr="003F005F" w:rsidDel="00F56327">
          <w:delText xml:space="preserve"> java</w:delText>
        </w:r>
      </w:del>
    </w:p>
    <w:p w14:paraId="0A41F254" w14:textId="451A0E83" w:rsidR="00391995" w:rsidRPr="003F005F" w:rsidDel="00F56327" w:rsidRDefault="00590586" w:rsidP="00F56327">
      <w:pPr>
        <w:pStyle w:val="NormalIndent"/>
        <w:rPr>
          <w:del w:id="445" w:author="Christian Andre Palomino Solis" w:date="2020-12-10T17:31:00Z"/>
        </w:rPr>
        <w:pPrChange w:id="446" w:author="Christian Andre Palomino Solis" w:date="2020-12-10T17:30:00Z">
          <w:pPr>
            <w:pStyle w:val="NormalIndent"/>
          </w:pPr>
        </w:pPrChange>
      </w:pPr>
      <w:del w:id="447" w:author="Christian Andre Palomino Solis" w:date="2020-12-10T17:31:00Z">
        <w:r w:rsidDel="00F56327">
          <w:delText>Add 2 lines to</w:delText>
        </w:r>
        <w:r w:rsidR="00391995" w:rsidRPr="003F005F" w:rsidDel="00F56327">
          <w:delText xml:space="preserve"> file /etc/profile</w:delText>
        </w:r>
      </w:del>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FFFFFF"/>
        <w:tblLook w:val="04A0" w:firstRow="1" w:lastRow="0" w:firstColumn="1" w:lastColumn="0" w:noHBand="0" w:noVBand="1"/>
      </w:tblPr>
      <w:tblGrid>
        <w:gridCol w:w="6616"/>
      </w:tblGrid>
      <w:tr w:rsidR="00391995" w:rsidRPr="003F005F" w:rsidDel="00F56327" w14:paraId="028C27B6" w14:textId="3A48002F" w:rsidTr="000322AE">
        <w:trPr>
          <w:del w:id="448" w:author="Christian Andre Palomino Solis" w:date="2020-12-10T17:31:00Z"/>
        </w:trPr>
        <w:tc>
          <w:tcPr>
            <w:tcW w:w="6842" w:type="dxa"/>
            <w:shd w:val="pct10" w:color="auto" w:fill="FFFFFF"/>
          </w:tcPr>
          <w:p w14:paraId="1EFA4740" w14:textId="38FF6EBC" w:rsidR="00391995" w:rsidRPr="003F005F" w:rsidDel="00F56327" w:rsidRDefault="00391995" w:rsidP="00F56327">
            <w:pPr>
              <w:pStyle w:val="NormalIndent"/>
              <w:rPr>
                <w:del w:id="449" w:author="Christian Andre Palomino Solis" w:date="2020-12-10T17:31:00Z"/>
              </w:rPr>
              <w:pPrChange w:id="450" w:author="Christian Andre Palomino Solis" w:date="2020-12-10T17:30:00Z">
                <w:pPr>
                  <w:pStyle w:val="NormalIndent"/>
                  <w:ind w:left="0"/>
                </w:pPr>
              </w:pPrChange>
            </w:pPr>
            <w:del w:id="451" w:author="Christian Andre Palomino Solis" w:date="2020-12-10T17:31:00Z">
              <w:r w:rsidRPr="003F005F" w:rsidDel="00F56327">
                <w:delText>JAVA_HOME="/usr/java"</w:delText>
              </w:r>
              <w:r w:rsidRPr="003F005F" w:rsidDel="00F56327">
                <w:br/>
                <w:delText>export JAVA_HOME</w:delText>
              </w:r>
            </w:del>
          </w:p>
        </w:tc>
      </w:tr>
    </w:tbl>
    <w:p w14:paraId="55DC3334" w14:textId="25CC9C3F" w:rsidR="00391995" w:rsidRPr="003F005F" w:rsidDel="00F56327" w:rsidRDefault="00026530" w:rsidP="00F56327">
      <w:pPr>
        <w:pStyle w:val="NormalIndent"/>
        <w:numPr>
          <w:ilvl w:val="1"/>
          <w:numId w:val="12"/>
        </w:numPr>
        <w:rPr>
          <w:del w:id="452" w:author="Christian Andre Palomino Solis" w:date="2020-12-10T17:31:00Z"/>
        </w:rPr>
        <w:pPrChange w:id="453" w:author="Christian Andre Palomino Solis" w:date="2020-12-10T17:30:00Z">
          <w:pPr>
            <w:pStyle w:val="NormalIndent"/>
            <w:numPr>
              <w:ilvl w:val="1"/>
              <w:numId w:val="12"/>
            </w:numPr>
            <w:tabs>
              <w:tab w:val="num" w:pos="1642"/>
            </w:tabs>
            <w:ind w:left="1642" w:hanging="360"/>
          </w:pPr>
        </w:pPrChange>
      </w:pPr>
      <w:del w:id="454" w:author="Christian Andre Palomino Solis" w:date="2020-12-10T17:31:00Z">
        <w:r w:rsidDel="00F56327">
          <w:delText>Step</w:delText>
        </w:r>
        <w:r w:rsidR="00391995" w:rsidRPr="003F005F" w:rsidDel="00F56327">
          <w:delText xml:space="preserve"> 3: Copy source code </w:delText>
        </w:r>
        <w:r w:rsidR="00626D1F" w:rsidDel="00F56327">
          <w:delText>to application path</w:delText>
        </w:r>
      </w:del>
    </w:p>
    <w:p w14:paraId="7BA533AC" w14:textId="68CC38D0" w:rsidR="00391995" w:rsidRPr="003F005F" w:rsidDel="00F56327" w:rsidRDefault="00105247" w:rsidP="00F56327">
      <w:pPr>
        <w:pStyle w:val="NormalIndent"/>
        <w:numPr>
          <w:ilvl w:val="1"/>
          <w:numId w:val="12"/>
        </w:numPr>
        <w:rPr>
          <w:del w:id="455" w:author="Christian Andre Palomino Solis" w:date="2020-12-10T17:31:00Z"/>
        </w:rPr>
        <w:pPrChange w:id="456" w:author="Christian Andre Palomino Solis" w:date="2020-12-10T17:30:00Z">
          <w:pPr>
            <w:pStyle w:val="NormalIndent"/>
            <w:numPr>
              <w:ilvl w:val="1"/>
              <w:numId w:val="12"/>
            </w:numPr>
            <w:tabs>
              <w:tab w:val="num" w:pos="1642"/>
            </w:tabs>
            <w:ind w:left="1642" w:hanging="360"/>
          </w:pPr>
        </w:pPrChange>
      </w:pPr>
      <w:del w:id="457" w:author="Christian Andre Palomino Solis" w:date="2020-12-10T17:31:00Z">
        <w:r w:rsidDel="00F56327">
          <w:delText>Step</w:delText>
        </w:r>
        <w:r w:rsidR="00391995" w:rsidRPr="003F005F" w:rsidDel="00F56327">
          <w:delText xml:space="preserve"> 4: </w:delText>
        </w:r>
        <w:r w:rsidR="00655D5C" w:rsidDel="00F56327">
          <w:delText>Configure</w:delText>
        </w:r>
        <w:r w:rsidR="00391995" w:rsidRPr="003F005F" w:rsidDel="00F56327">
          <w:delText xml:space="preserve">. </w:delText>
        </w:r>
      </w:del>
    </w:p>
    <w:p w14:paraId="0BBC3FE7" w14:textId="71D2F714" w:rsidR="00DB60A6" w:rsidDel="00F56327" w:rsidRDefault="006F421B" w:rsidP="00F56327">
      <w:pPr>
        <w:pStyle w:val="NormalIndent"/>
        <w:numPr>
          <w:ilvl w:val="2"/>
          <w:numId w:val="12"/>
        </w:numPr>
        <w:rPr>
          <w:del w:id="458" w:author="Christian Andre Palomino Solis" w:date="2020-12-10T17:31:00Z"/>
        </w:rPr>
        <w:pPrChange w:id="459" w:author="Christian Andre Palomino Solis" w:date="2020-12-10T17:30:00Z">
          <w:pPr>
            <w:pStyle w:val="NormalIndent"/>
            <w:numPr>
              <w:ilvl w:val="2"/>
              <w:numId w:val="12"/>
            </w:numPr>
            <w:tabs>
              <w:tab w:val="num" w:pos="2362"/>
            </w:tabs>
            <w:ind w:hanging="360"/>
          </w:pPr>
        </w:pPrChange>
      </w:pPr>
      <w:del w:id="460" w:author="Christian Andre Palomino Solis" w:date="2020-12-10T17:31:00Z">
        <w:r w:rsidDel="00F56327">
          <w:delText>Configure</w:delText>
        </w:r>
        <w:r w:rsidR="00391995" w:rsidRPr="003F005F" w:rsidDel="00F56327">
          <w:delText xml:space="preserve"> </w:delText>
        </w:r>
        <w:r w:rsidR="00037757" w:rsidDel="00F56327">
          <w:delText>db</w:delText>
        </w:r>
        <w:r w:rsidDel="00F56327">
          <w:delText xml:space="preserve"> parameters to</w:delText>
        </w:r>
        <w:r w:rsidR="006F30F5" w:rsidDel="00F56327">
          <w:delText xml:space="preserve"> file </w:delText>
        </w:r>
        <w:r w:rsidR="00A61C5B" w:rsidRPr="00A61C5B" w:rsidDel="00F56327">
          <w:delText>MEDIA_CTRL_PATH</w:delText>
        </w:r>
        <w:r w:rsidR="00DB60A6" w:rsidRPr="00A61C5B" w:rsidDel="00F56327">
          <w:delText>/etc/hibernate.cfg.xml</w:delText>
        </w:r>
      </w:del>
    </w:p>
    <w:p w14:paraId="4FEC427B" w14:textId="6EAB9ED8" w:rsidR="00391995" w:rsidDel="00F56327" w:rsidRDefault="00C15930" w:rsidP="00F56327">
      <w:pPr>
        <w:pStyle w:val="NormalIndent"/>
        <w:numPr>
          <w:ilvl w:val="2"/>
          <w:numId w:val="12"/>
        </w:numPr>
        <w:rPr>
          <w:del w:id="461" w:author="Christian Andre Palomino Solis" w:date="2020-12-10T17:31:00Z"/>
        </w:rPr>
        <w:pPrChange w:id="462" w:author="Christian Andre Palomino Solis" w:date="2020-12-10T17:30:00Z">
          <w:pPr>
            <w:pStyle w:val="NormalIndent"/>
            <w:numPr>
              <w:ilvl w:val="2"/>
              <w:numId w:val="12"/>
            </w:numPr>
            <w:tabs>
              <w:tab w:val="num" w:pos="2362"/>
            </w:tabs>
            <w:ind w:hanging="360"/>
          </w:pPr>
        </w:pPrChange>
      </w:pPr>
      <w:del w:id="463" w:author="Christian Andre Palomino Solis" w:date="2020-12-10T17:31:00Z">
        <w:r w:rsidDel="00F56327">
          <w:delText xml:space="preserve">Configure audio path of promotion program and promotion group to file </w:delText>
        </w:r>
        <w:r w:rsidR="00A61C5B" w:rsidRPr="00A61C5B" w:rsidDel="00F56327">
          <w:delText xml:space="preserve">MEDIA_CTRL_PATH </w:delText>
        </w:r>
        <w:r w:rsidR="00E85BE3" w:rsidRPr="00A61C5B" w:rsidDel="00F56327">
          <w:delText>/etc/conf/ivr_config.properties</w:delText>
        </w:r>
      </w:del>
    </w:p>
    <w:p w14:paraId="35BF400D" w14:textId="59A980A4" w:rsidR="00A45DFC" w:rsidRPr="003F005F" w:rsidDel="00F56327" w:rsidRDefault="0036396A" w:rsidP="00F56327">
      <w:pPr>
        <w:pStyle w:val="NormalIndent"/>
        <w:numPr>
          <w:ilvl w:val="2"/>
          <w:numId w:val="12"/>
        </w:numPr>
        <w:rPr>
          <w:del w:id="464" w:author="Christian Andre Palomino Solis" w:date="2020-12-10T17:31:00Z"/>
        </w:rPr>
        <w:pPrChange w:id="465" w:author="Christian Andre Palomino Solis" w:date="2020-12-10T17:30:00Z">
          <w:pPr>
            <w:pStyle w:val="NormalIndent"/>
            <w:numPr>
              <w:ilvl w:val="2"/>
              <w:numId w:val="12"/>
            </w:numPr>
            <w:tabs>
              <w:tab w:val="num" w:pos="2362"/>
            </w:tabs>
            <w:ind w:hanging="360"/>
          </w:pPr>
        </w:pPrChange>
      </w:pPr>
      <w:del w:id="466" w:author="Christian Andre Palomino Solis" w:date="2020-12-10T17:31:00Z">
        <w:r w:rsidDel="00F56327">
          <w:delText>Configure xmlrpc to meida</w:delText>
        </w:r>
        <w:r w:rsidR="00D60A9B" w:rsidDel="00F56327">
          <w:delText xml:space="preserve"> server</w:delText>
        </w:r>
        <w:r w:rsidR="00A45DFC" w:rsidRPr="00A61C5B" w:rsidDel="00F56327">
          <w:delText>/</w:delText>
        </w:r>
        <w:r w:rsidR="00A61C5B" w:rsidRPr="00A61C5B" w:rsidDel="00F56327">
          <w:delText xml:space="preserve">MEDIA_CTRL_PATH </w:delText>
        </w:r>
        <w:r w:rsidR="00B74580" w:rsidRPr="00A61C5B" w:rsidDel="00F56327">
          <w:delText>/etc/conf/</w:delText>
        </w:r>
        <w:r w:rsidR="00BB61B6" w:rsidRPr="00A61C5B" w:rsidDel="00F56327">
          <w:delText>services</w:delText>
        </w:r>
        <w:r w:rsidR="00B74580" w:rsidRPr="00A61C5B" w:rsidDel="00F56327">
          <w:delText>.properties</w:delText>
        </w:r>
      </w:del>
    </w:p>
    <w:p w14:paraId="050904A0" w14:textId="4DB688CC" w:rsidR="00391995" w:rsidRPr="003F005F" w:rsidDel="00F56327" w:rsidRDefault="00711AF5" w:rsidP="00F56327">
      <w:pPr>
        <w:pStyle w:val="NormalIndent"/>
        <w:numPr>
          <w:ilvl w:val="1"/>
          <w:numId w:val="12"/>
        </w:numPr>
        <w:rPr>
          <w:del w:id="467" w:author="Christian Andre Palomino Solis" w:date="2020-12-10T17:31:00Z"/>
        </w:rPr>
        <w:pPrChange w:id="468" w:author="Christian Andre Palomino Solis" w:date="2020-12-10T17:30:00Z">
          <w:pPr>
            <w:pStyle w:val="NormalIndent"/>
            <w:numPr>
              <w:ilvl w:val="1"/>
              <w:numId w:val="12"/>
            </w:numPr>
            <w:tabs>
              <w:tab w:val="num" w:pos="1642"/>
            </w:tabs>
            <w:ind w:left="1642" w:hanging="360"/>
          </w:pPr>
        </w:pPrChange>
      </w:pPr>
      <w:del w:id="469" w:author="Christian Andre Palomino Solis" w:date="2020-12-10T17:31:00Z">
        <w:r w:rsidDel="00F56327">
          <w:delText>Step</w:delText>
        </w:r>
        <w:r w:rsidR="00391995" w:rsidRPr="003F005F" w:rsidDel="00F56327">
          <w:delText xml:space="preserve"> 5: </w:delText>
        </w:r>
        <w:r w:rsidDel="00F56327">
          <w:delText>Run</w:delText>
        </w:r>
        <w:r w:rsidR="00391995" w:rsidRPr="003F005F" w:rsidDel="00F56327">
          <w:delText xml:space="preserve"> </w:delText>
        </w:r>
        <w:r w:rsidR="00E5202A" w:rsidDel="00F56327">
          <w:delText>Media Controller</w:delText>
        </w:r>
      </w:del>
    </w:p>
    <w:p w14:paraId="46030FB1" w14:textId="29726FE2" w:rsidR="00391995" w:rsidRPr="003F005F" w:rsidDel="00F56327" w:rsidRDefault="00711AF5" w:rsidP="00F56327">
      <w:pPr>
        <w:pStyle w:val="NormalIndent"/>
        <w:numPr>
          <w:ilvl w:val="2"/>
          <w:numId w:val="12"/>
        </w:numPr>
        <w:rPr>
          <w:del w:id="470" w:author="Christian Andre Palomino Solis" w:date="2020-12-10T17:31:00Z"/>
        </w:rPr>
        <w:pPrChange w:id="471" w:author="Christian Andre Palomino Solis" w:date="2020-12-10T17:30:00Z">
          <w:pPr>
            <w:pStyle w:val="NormalIndent"/>
            <w:numPr>
              <w:ilvl w:val="2"/>
              <w:numId w:val="12"/>
            </w:numPr>
            <w:tabs>
              <w:tab w:val="num" w:pos="2362"/>
            </w:tabs>
            <w:ind w:hanging="360"/>
          </w:pPr>
        </w:pPrChange>
      </w:pPr>
      <w:del w:id="472" w:author="Christian Andre Palomino Solis" w:date="2020-12-10T17:31:00Z">
        <w:r w:rsidDel="00F56327">
          <w:delText>Enter directory</w:delText>
        </w:r>
      </w:del>
    </w:p>
    <w:tbl>
      <w:tblPr>
        <w:tblW w:w="0" w:type="auto"/>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FFFFFF"/>
        <w:tblLook w:val="04A0" w:firstRow="1" w:lastRow="0" w:firstColumn="1" w:lastColumn="0" w:noHBand="0" w:noVBand="1"/>
      </w:tblPr>
      <w:tblGrid>
        <w:gridCol w:w="6706"/>
      </w:tblGrid>
      <w:tr w:rsidR="00391995" w:rsidRPr="003F005F" w:rsidDel="00F56327" w14:paraId="3E41C4EB" w14:textId="011CCA46" w:rsidTr="000322AE">
        <w:trPr>
          <w:del w:id="473" w:author="Christian Andre Palomino Solis" w:date="2020-12-10T17:31:00Z"/>
        </w:trPr>
        <w:tc>
          <w:tcPr>
            <w:tcW w:w="6932" w:type="dxa"/>
            <w:shd w:val="pct10" w:color="auto" w:fill="FFFFFF"/>
          </w:tcPr>
          <w:p w14:paraId="7E7DE186" w14:textId="45F91EBB" w:rsidR="00391995" w:rsidRPr="003F005F" w:rsidDel="00F56327" w:rsidRDefault="00391995" w:rsidP="00F56327">
            <w:pPr>
              <w:pStyle w:val="NormalIndent"/>
              <w:rPr>
                <w:del w:id="474" w:author="Christian Andre Palomino Solis" w:date="2020-12-10T17:31:00Z"/>
              </w:rPr>
              <w:pPrChange w:id="475" w:author="Christian Andre Palomino Solis" w:date="2020-12-10T17:30:00Z">
                <w:pPr>
                  <w:pStyle w:val="NormalIndent"/>
                  <w:ind w:left="0"/>
                </w:pPr>
              </w:pPrChange>
            </w:pPr>
            <w:del w:id="476" w:author="Christian Andre Palomino Solis" w:date="2020-12-10T17:31:00Z">
              <w:r w:rsidRPr="003F005F" w:rsidDel="00F56327">
                <w:delText xml:space="preserve">cd </w:delText>
              </w:r>
              <w:r w:rsidR="00E508D3" w:rsidRPr="0093278F" w:rsidDel="00F56327">
                <w:delText xml:space="preserve">MEDIA_CTRL_PATH </w:delText>
              </w:r>
              <w:r w:rsidR="00165272" w:rsidRPr="0093278F" w:rsidDel="00F56327">
                <w:delText>/bin</w:delText>
              </w:r>
            </w:del>
          </w:p>
        </w:tc>
      </w:tr>
    </w:tbl>
    <w:p w14:paraId="7C2C534B" w14:textId="6654A018" w:rsidR="00391995" w:rsidRPr="003F005F" w:rsidDel="00F56327" w:rsidRDefault="00711AF5" w:rsidP="00F56327">
      <w:pPr>
        <w:pStyle w:val="NormalIndent"/>
        <w:numPr>
          <w:ilvl w:val="2"/>
          <w:numId w:val="12"/>
        </w:numPr>
        <w:rPr>
          <w:del w:id="477" w:author="Christian Andre Palomino Solis" w:date="2020-12-10T17:31:00Z"/>
        </w:rPr>
        <w:pPrChange w:id="478" w:author="Christian Andre Palomino Solis" w:date="2020-12-10T17:30:00Z">
          <w:pPr>
            <w:pStyle w:val="NormalIndent"/>
            <w:numPr>
              <w:ilvl w:val="2"/>
              <w:numId w:val="12"/>
            </w:numPr>
            <w:tabs>
              <w:tab w:val="num" w:pos="2362"/>
            </w:tabs>
            <w:ind w:hanging="360"/>
          </w:pPr>
        </w:pPrChange>
      </w:pPr>
      <w:del w:id="479" w:author="Christian Andre Palomino Solis" w:date="2020-12-10T17:31:00Z">
        <w:r w:rsidDel="00F56327">
          <w:delText>Run start command</w:delText>
        </w:r>
        <w:r w:rsidR="00391995" w:rsidRPr="003F005F" w:rsidDel="00F56327">
          <w:delText>:</w:delText>
        </w:r>
      </w:del>
    </w:p>
    <w:tbl>
      <w:tblPr>
        <w:tblW w:w="0" w:type="auto"/>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FFFFFF"/>
        <w:tblLook w:val="04A0" w:firstRow="1" w:lastRow="0" w:firstColumn="1" w:lastColumn="0" w:noHBand="0" w:noVBand="1"/>
      </w:tblPr>
      <w:tblGrid>
        <w:gridCol w:w="6706"/>
      </w:tblGrid>
      <w:tr w:rsidR="00391995" w:rsidRPr="003F005F" w:rsidDel="00F56327" w14:paraId="30AF85DE" w14:textId="1EBC0E82" w:rsidTr="000322AE">
        <w:trPr>
          <w:del w:id="480" w:author="Christian Andre Palomino Solis" w:date="2020-12-10T17:31:00Z"/>
        </w:trPr>
        <w:tc>
          <w:tcPr>
            <w:tcW w:w="6932" w:type="dxa"/>
            <w:shd w:val="pct10" w:color="auto" w:fill="FFFFFF"/>
          </w:tcPr>
          <w:p w14:paraId="4B8461FA" w14:textId="7921BF7D" w:rsidR="00391995" w:rsidRPr="003F005F" w:rsidDel="00F56327" w:rsidRDefault="00391995" w:rsidP="00F56327">
            <w:pPr>
              <w:pStyle w:val="NormalIndent"/>
              <w:rPr>
                <w:del w:id="481" w:author="Christian Andre Palomino Solis" w:date="2020-12-10T17:31:00Z"/>
              </w:rPr>
              <w:pPrChange w:id="482" w:author="Christian Andre Palomino Solis" w:date="2020-12-10T17:30:00Z">
                <w:pPr>
                  <w:pStyle w:val="NormalIndent"/>
                  <w:ind w:left="0"/>
                </w:pPr>
              </w:pPrChange>
            </w:pPr>
            <w:del w:id="483" w:author="Christian Andre Palomino Solis" w:date="2020-12-10T17:31:00Z">
              <w:r w:rsidRPr="003F005F" w:rsidDel="00F56327">
                <w:delText>./</w:delText>
              </w:r>
              <w:r w:rsidR="00FE33BE" w:rsidDel="00F56327">
                <w:delText>ivr_media_controller</w:delText>
              </w:r>
              <w:r w:rsidRPr="003F005F" w:rsidDel="00F56327">
                <w:delText>start</w:delText>
              </w:r>
            </w:del>
          </w:p>
        </w:tc>
      </w:tr>
    </w:tbl>
    <w:p w14:paraId="58AF6B84" w14:textId="106FD43D" w:rsidR="00391995" w:rsidRPr="003F005F" w:rsidDel="00F56327" w:rsidRDefault="00C254FC" w:rsidP="00391995">
      <w:pPr>
        <w:pStyle w:val="Heading3"/>
        <w:numPr>
          <w:ilvl w:val="3"/>
          <w:numId w:val="8"/>
        </w:numPr>
        <w:rPr>
          <w:del w:id="484" w:author="Christian Andre Palomino Solis" w:date="2020-12-10T17:31:00Z"/>
          <w:color w:val="auto"/>
        </w:rPr>
      </w:pPr>
      <w:bookmarkStart w:id="485" w:name="_Toc407175838"/>
      <w:del w:id="486" w:author="Christian Andre Palomino Solis" w:date="2020-12-10T17:31:00Z">
        <w:r w:rsidDel="00F56327">
          <w:rPr>
            <w:color w:val="auto"/>
          </w:rPr>
          <w:delText>System configuration</w:delText>
        </w:r>
        <w:r w:rsidR="00391995" w:rsidRPr="003F005F" w:rsidDel="00F56327">
          <w:rPr>
            <w:color w:val="auto"/>
          </w:rPr>
          <w:delText>:</w:delText>
        </w:r>
        <w:bookmarkEnd w:id="485"/>
      </w:del>
    </w:p>
    <w:p w14:paraId="5CBC86EF" w14:textId="27EF01FD" w:rsidR="00391995" w:rsidRPr="003F005F" w:rsidDel="00F56327" w:rsidRDefault="00C254FC" w:rsidP="00F56327">
      <w:pPr>
        <w:pStyle w:val="NormalIndent"/>
        <w:numPr>
          <w:ilvl w:val="1"/>
          <w:numId w:val="12"/>
        </w:numPr>
        <w:rPr>
          <w:del w:id="487" w:author="Christian Andre Palomino Solis" w:date="2020-12-10T17:31:00Z"/>
        </w:rPr>
        <w:pPrChange w:id="488" w:author="Christian Andre Palomino Solis" w:date="2020-12-10T17:30:00Z">
          <w:pPr>
            <w:pStyle w:val="NormalIndent"/>
            <w:numPr>
              <w:ilvl w:val="1"/>
              <w:numId w:val="12"/>
            </w:numPr>
            <w:tabs>
              <w:tab w:val="num" w:pos="1642"/>
            </w:tabs>
            <w:ind w:left="1642" w:hanging="360"/>
          </w:pPr>
        </w:pPrChange>
      </w:pPr>
      <w:del w:id="489" w:author="Christian Andre Palomino Solis" w:date="2020-12-10T17:31:00Z">
        <w:r w:rsidDel="00F56327">
          <w:delText>File configuration</w:delText>
        </w:r>
      </w:del>
    </w:p>
    <w:p w14:paraId="479172D0" w14:textId="5F9EB188" w:rsidR="00391995" w:rsidRPr="003F005F" w:rsidDel="00F56327" w:rsidRDefault="00C254FC" w:rsidP="00F56327">
      <w:pPr>
        <w:pStyle w:val="NormalIndent"/>
        <w:numPr>
          <w:ilvl w:val="2"/>
          <w:numId w:val="12"/>
        </w:numPr>
        <w:rPr>
          <w:del w:id="490" w:author="Christian Andre Palomino Solis" w:date="2020-12-10T17:31:00Z"/>
        </w:rPr>
        <w:pPrChange w:id="491" w:author="Christian Andre Palomino Solis" w:date="2020-12-10T17:30:00Z">
          <w:pPr>
            <w:pStyle w:val="NormalIndent"/>
            <w:numPr>
              <w:ilvl w:val="2"/>
              <w:numId w:val="12"/>
            </w:numPr>
            <w:tabs>
              <w:tab w:val="num" w:pos="2362"/>
            </w:tabs>
            <w:ind w:hanging="360"/>
          </w:pPr>
        </w:pPrChange>
      </w:pPr>
      <w:del w:id="492" w:author="Christian Andre Palomino Solis" w:date="2020-12-10T17:31:00Z">
        <w:r w:rsidDel="00F56327">
          <w:delText>DB connection parameters in</w:delText>
        </w:r>
        <w:r w:rsidR="00391995" w:rsidRPr="003F005F" w:rsidDel="00F56327">
          <w:delText xml:space="preserve"> </w:delText>
        </w:r>
        <w:r w:rsidR="003E6A33" w:rsidDel="00F56327">
          <w:delText>/</w:delText>
        </w:r>
        <w:r w:rsidR="009A1B58" w:rsidRPr="0093278F" w:rsidDel="00F56327">
          <w:delText>MEDIA_CTRL_PATH</w:delText>
        </w:r>
        <w:r w:rsidR="00F74CE5" w:rsidRPr="00DB60A6" w:rsidDel="00F56327">
          <w:delText>/etc</w:delText>
        </w:r>
        <w:r w:rsidR="00F74CE5" w:rsidDel="00F56327">
          <w:delText>/</w:delText>
        </w:r>
        <w:r w:rsidR="00F74CE5" w:rsidRPr="00DB60A6" w:rsidDel="00F56327">
          <w:delText>hibernate.cfg.</w:delText>
        </w:r>
        <w:r w:rsidR="00F74CE5" w:rsidDel="00F56327">
          <w:delText>xml</w:delText>
        </w:r>
      </w:del>
    </w:p>
    <w:tbl>
      <w:tblPr>
        <w:tblStyle w:val="TableGrid"/>
        <w:tblW w:w="0" w:type="auto"/>
        <w:tblInd w:w="1908" w:type="dxa"/>
        <w:tblLook w:val="04A0" w:firstRow="1" w:lastRow="0" w:firstColumn="1" w:lastColumn="0" w:noHBand="0" w:noVBand="1"/>
      </w:tblPr>
      <w:tblGrid>
        <w:gridCol w:w="7156"/>
      </w:tblGrid>
      <w:tr w:rsidR="00391995" w:rsidRPr="003F005F" w:rsidDel="00F56327" w14:paraId="748F5D3F" w14:textId="5C063C69" w:rsidTr="00A71A5B">
        <w:trPr>
          <w:del w:id="493" w:author="Christian Andre Palomino Solis" w:date="2020-12-10T17:31:00Z"/>
        </w:trPr>
        <w:tc>
          <w:tcPr>
            <w:tcW w:w="7382" w:type="dxa"/>
            <w:shd w:val="clear" w:color="auto" w:fill="D9D9D9" w:themeFill="background1" w:themeFillShade="D9"/>
          </w:tcPr>
          <w:p w14:paraId="31EE764C" w14:textId="22B75C0F" w:rsidR="003331A5" w:rsidDel="00F56327" w:rsidRDefault="00A71A5B" w:rsidP="00F56327">
            <w:pPr>
              <w:pStyle w:val="NormalIndent"/>
              <w:rPr>
                <w:del w:id="494" w:author="Christian Andre Palomino Solis" w:date="2020-12-10T17:31:00Z"/>
              </w:rPr>
              <w:pPrChange w:id="495" w:author="Christian Andre Palomino Solis" w:date="2020-12-10T17:30:00Z">
                <w:pPr>
                  <w:pStyle w:val="NormalIndent"/>
                  <w:ind w:left="0"/>
                </w:pPr>
              </w:pPrChange>
            </w:pPr>
            <w:del w:id="496" w:author="Christian Andre Palomino Solis" w:date="2020-12-10T17:31:00Z">
              <w:r w:rsidDel="00F56327">
                <w:delText xml:space="preserve">&lt;property name="hibernate.connection.url"&gt;url </w:delText>
              </w:r>
              <w:r w:rsidR="000A496C" w:rsidDel="00F56327">
                <w:delText>encode</w:delText>
              </w:r>
              <w:r w:rsidDel="00F56327">
                <w:delText>&lt;/property&gt;</w:delText>
              </w:r>
            </w:del>
          </w:p>
          <w:p w14:paraId="243D0832" w14:textId="4405D1CF" w:rsidR="00A71A5B" w:rsidDel="00F56327" w:rsidRDefault="00A71A5B" w:rsidP="00F56327">
            <w:pPr>
              <w:pStyle w:val="NormalIndent"/>
              <w:rPr>
                <w:del w:id="497" w:author="Christian Andre Palomino Solis" w:date="2020-12-10T17:31:00Z"/>
              </w:rPr>
              <w:pPrChange w:id="498" w:author="Christian Andre Palomino Solis" w:date="2020-12-10T17:30:00Z">
                <w:pPr>
                  <w:pStyle w:val="NormalIndent"/>
                  <w:ind w:left="0"/>
                </w:pPr>
              </w:pPrChange>
            </w:pPr>
            <w:del w:id="499" w:author="Christian Andre Palomino Solis" w:date="2020-12-10T17:31:00Z">
              <w:r w:rsidDel="00F56327">
                <w:delText xml:space="preserve">&lt;property name="hibernate.connection.username"&gt;user </w:delText>
              </w:r>
              <w:r w:rsidR="000A496C" w:rsidDel="00F56327">
                <w:delText>encode</w:delText>
              </w:r>
              <w:r w:rsidDel="00F56327">
                <w:delText>&lt;/property&gt;</w:delText>
              </w:r>
            </w:del>
          </w:p>
          <w:p w14:paraId="54701DAF" w14:textId="21C083B0" w:rsidR="00A71A5B" w:rsidDel="00F56327" w:rsidRDefault="00A71A5B" w:rsidP="00F56327">
            <w:pPr>
              <w:pStyle w:val="NormalIndent"/>
              <w:rPr>
                <w:del w:id="500" w:author="Christian Andre Palomino Solis" w:date="2020-12-10T17:31:00Z"/>
              </w:rPr>
              <w:pPrChange w:id="501" w:author="Christian Andre Palomino Solis" w:date="2020-12-10T17:30:00Z">
                <w:pPr>
                  <w:pStyle w:val="NormalIndent"/>
                  <w:ind w:left="0"/>
                </w:pPr>
              </w:pPrChange>
            </w:pPr>
            <w:del w:id="502" w:author="Christian Andre Palomino Solis" w:date="2020-12-10T17:31:00Z">
              <w:r w:rsidDel="00F56327">
                <w:delText xml:space="preserve">&lt;property name="hibernate.connection.password"&gt;pass </w:delText>
              </w:r>
              <w:r w:rsidR="000A496C" w:rsidDel="00F56327">
                <w:delText>encode</w:delText>
              </w:r>
              <w:r w:rsidDel="00F56327">
                <w:delText>&lt;/property&gt;</w:delText>
              </w:r>
            </w:del>
          </w:p>
          <w:p w14:paraId="6C2FB344" w14:textId="20AA2D9B" w:rsidR="00A71A5B" w:rsidDel="00F56327" w:rsidRDefault="00A71A5B" w:rsidP="00F56327">
            <w:pPr>
              <w:pStyle w:val="NormalIndent"/>
              <w:rPr>
                <w:del w:id="503" w:author="Christian Andre Palomino Solis" w:date="2020-12-10T17:31:00Z"/>
              </w:rPr>
              <w:pPrChange w:id="504" w:author="Christian Andre Palomino Solis" w:date="2020-12-10T17:30:00Z">
                <w:pPr>
                  <w:pStyle w:val="NormalIndent"/>
                  <w:ind w:left="0"/>
                </w:pPr>
              </w:pPrChange>
            </w:pPr>
            <w:del w:id="505" w:author="Christian Andre Palomino Solis" w:date="2020-12-10T17:31:00Z">
              <w:r w:rsidDel="00F56327">
                <w:delText>&lt;property name="hibernate.dialect"&gt;org.hibernate.dialect.OracleDialect&lt;/property&gt;</w:delText>
              </w:r>
            </w:del>
          </w:p>
          <w:p w14:paraId="7CFD18BB" w14:textId="3BA446DC" w:rsidR="00541019" w:rsidDel="00F56327" w:rsidRDefault="00541019" w:rsidP="00F56327">
            <w:pPr>
              <w:pStyle w:val="NormalIndent"/>
              <w:rPr>
                <w:del w:id="506" w:author="Christian Andre Palomino Solis" w:date="2020-12-10T17:31:00Z"/>
              </w:rPr>
              <w:pPrChange w:id="507" w:author="Christian Andre Palomino Solis" w:date="2020-12-10T17:30:00Z">
                <w:pPr>
                  <w:pStyle w:val="NormalIndent"/>
                </w:pPr>
              </w:pPrChange>
            </w:pPr>
          </w:p>
          <w:p w14:paraId="14AAC6D5" w14:textId="1D4FEF95" w:rsidR="00A71A5B" w:rsidDel="00F56327" w:rsidRDefault="00A71A5B" w:rsidP="00F56327">
            <w:pPr>
              <w:pStyle w:val="NormalIndent"/>
              <w:rPr>
                <w:del w:id="508" w:author="Christian Andre Palomino Solis" w:date="2020-12-10T17:31:00Z"/>
              </w:rPr>
              <w:pPrChange w:id="509" w:author="Christian Andre Palomino Solis" w:date="2020-12-10T17:30:00Z">
                <w:pPr>
                  <w:pStyle w:val="NormalIndent"/>
                  <w:ind w:left="0"/>
                </w:pPr>
              </w:pPrChange>
            </w:pPr>
            <w:del w:id="510" w:author="Christian Andre Palomino Solis" w:date="2020-12-10T17:31:00Z">
              <w:r w:rsidDel="00F56327">
                <w:delText>&lt;property name="hibernate.connection.driver_class"&gt;oracle.jdbc.OracleDriver&lt;/property&gt;</w:delText>
              </w:r>
            </w:del>
          </w:p>
          <w:p w14:paraId="769A8775" w14:textId="062DCF2B" w:rsidR="00A71A5B" w:rsidDel="00F56327" w:rsidRDefault="00A71A5B" w:rsidP="00F56327">
            <w:pPr>
              <w:pStyle w:val="NormalIndent"/>
              <w:rPr>
                <w:del w:id="511" w:author="Christian Andre Palomino Solis" w:date="2020-12-10T17:31:00Z"/>
              </w:rPr>
              <w:pPrChange w:id="512" w:author="Christian Andre Palomino Solis" w:date="2020-12-10T17:30:00Z">
                <w:pPr>
                  <w:pStyle w:val="NormalIndent"/>
                  <w:ind w:left="0"/>
                </w:pPr>
              </w:pPrChange>
            </w:pPr>
            <w:del w:id="513" w:author="Christian Andre Palomino Solis" w:date="2020-12-10T17:31:00Z">
              <w:r w:rsidDel="00F56327">
                <w:delText>&lt;property name="connection.provider_class"&gt;org.hibernate.connection.C3P0ConnectionProvider&lt;/property&gt;</w:delText>
              </w:r>
            </w:del>
          </w:p>
          <w:p w14:paraId="214B888B" w14:textId="26715BFF" w:rsidR="00541019" w:rsidDel="00F56327" w:rsidRDefault="00541019" w:rsidP="00F56327">
            <w:pPr>
              <w:pStyle w:val="NormalIndent"/>
              <w:rPr>
                <w:del w:id="514" w:author="Christian Andre Palomino Solis" w:date="2020-12-10T17:31:00Z"/>
              </w:rPr>
              <w:pPrChange w:id="515" w:author="Christian Andre Palomino Solis" w:date="2020-12-10T17:30:00Z">
                <w:pPr>
                  <w:pStyle w:val="NormalIndent"/>
                </w:pPr>
              </w:pPrChange>
            </w:pPr>
          </w:p>
          <w:p w14:paraId="69C20BD8" w14:textId="1752C6A3" w:rsidR="00A71A5B" w:rsidDel="00F56327" w:rsidRDefault="00A71A5B" w:rsidP="00F56327">
            <w:pPr>
              <w:pStyle w:val="NormalIndent"/>
              <w:rPr>
                <w:del w:id="516" w:author="Christian Andre Palomino Solis" w:date="2020-12-10T17:31:00Z"/>
              </w:rPr>
              <w:pPrChange w:id="517" w:author="Christian Andre Palomino Solis" w:date="2020-12-10T17:30:00Z">
                <w:pPr>
                  <w:pStyle w:val="NormalIndent"/>
                  <w:ind w:left="0"/>
                </w:pPr>
              </w:pPrChange>
            </w:pPr>
            <w:del w:id="518" w:author="Christian Andre Palomino Solis" w:date="2020-12-10T17:31:00Z">
              <w:r w:rsidDel="00F56327">
                <w:delText>&lt;property name="hibernate.c3p0.min_size"&gt;1&lt;/property&gt;</w:delText>
              </w:r>
            </w:del>
          </w:p>
          <w:p w14:paraId="544D4505" w14:textId="1FC07749" w:rsidR="00A71A5B" w:rsidDel="00F56327" w:rsidRDefault="00A71A5B" w:rsidP="00F56327">
            <w:pPr>
              <w:pStyle w:val="NormalIndent"/>
              <w:rPr>
                <w:del w:id="519" w:author="Christian Andre Palomino Solis" w:date="2020-12-10T17:31:00Z"/>
              </w:rPr>
              <w:pPrChange w:id="520" w:author="Christian Andre Palomino Solis" w:date="2020-12-10T17:30:00Z">
                <w:pPr>
                  <w:pStyle w:val="NormalIndent"/>
                  <w:ind w:left="0"/>
                </w:pPr>
              </w:pPrChange>
            </w:pPr>
            <w:del w:id="521" w:author="Christian Andre Palomino Solis" w:date="2020-12-10T17:31:00Z">
              <w:r w:rsidDel="00F56327">
                <w:delText>&lt;property name="hibernate.c3p0.max_size"&gt;50&lt;/property&gt;</w:delText>
              </w:r>
            </w:del>
          </w:p>
          <w:p w14:paraId="335DABB5" w14:textId="481B3E75" w:rsidR="00A71A5B" w:rsidDel="00F56327" w:rsidRDefault="00A71A5B" w:rsidP="00F56327">
            <w:pPr>
              <w:pStyle w:val="NormalIndent"/>
              <w:rPr>
                <w:del w:id="522" w:author="Christian Andre Palomino Solis" w:date="2020-12-10T17:31:00Z"/>
              </w:rPr>
              <w:pPrChange w:id="523" w:author="Christian Andre Palomino Solis" w:date="2020-12-10T17:30:00Z">
                <w:pPr>
                  <w:pStyle w:val="NormalIndent"/>
                  <w:ind w:left="0"/>
                </w:pPr>
              </w:pPrChange>
            </w:pPr>
            <w:del w:id="524" w:author="Christian Andre Palomino Solis" w:date="2020-12-10T17:31:00Z">
              <w:r w:rsidDel="00F56327">
                <w:delText>&lt;property name="hibernate.c3p0.timeout"&gt;1800&lt;/property&gt;</w:delText>
              </w:r>
            </w:del>
          </w:p>
          <w:p w14:paraId="2B90FEE5" w14:textId="753DB99A" w:rsidR="00F37BB2" w:rsidRPr="003F005F" w:rsidDel="00F56327" w:rsidRDefault="00A71A5B" w:rsidP="00F56327">
            <w:pPr>
              <w:pStyle w:val="NormalIndent"/>
              <w:rPr>
                <w:del w:id="525" w:author="Christian Andre Palomino Solis" w:date="2020-12-10T17:31:00Z"/>
              </w:rPr>
              <w:pPrChange w:id="526" w:author="Christian Andre Palomino Solis" w:date="2020-12-10T17:30:00Z">
                <w:pPr>
                  <w:pStyle w:val="NormalIndent"/>
                  <w:ind w:left="0"/>
                </w:pPr>
              </w:pPrChange>
            </w:pPr>
            <w:del w:id="527" w:author="Christian Andre Palomino Solis" w:date="2020-12-10T17:31:00Z">
              <w:r w:rsidDel="00F56327">
                <w:delText>&lt;property name="hibernate.c3p0.max_statements"&gt;50&lt;/property&gt;</w:delText>
              </w:r>
            </w:del>
          </w:p>
        </w:tc>
      </w:tr>
    </w:tbl>
    <w:p w14:paraId="3AF933B9" w14:textId="7D71FE74" w:rsidR="00391995" w:rsidRPr="003F005F" w:rsidDel="00F56327" w:rsidRDefault="000A496C" w:rsidP="00F56327">
      <w:pPr>
        <w:pStyle w:val="NormalIndent"/>
        <w:numPr>
          <w:ilvl w:val="2"/>
          <w:numId w:val="12"/>
        </w:numPr>
        <w:rPr>
          <w:del w:id="528" w:author="Christian Andre Palomino Solis" w:date="2020-12-10T17:31:00Z"/>
        </w:rPr>
        <w:pPrChange w:id="529" w:author="Christian Andre Palomino Solis" w:date="2020-12-10T17:30:00Z">
          <w:pPr>
            <w:pStyle w:val="NormalIndent"/>
            <w:numPr>
              <w:ilvl w:val="2"/>
              <w:numId w:val="12"/>
            </w:numPr>
            <w:tabs>
              <w:tab w:val="num" w:pos="2362"/>
            </w:tabs>
            <w:ind w:hanging="360"/>
          </w:pPr>
        </w:pPrChange>
      </w:pPr>
      <w:del w:id="530" w:author="Christian Andre Palomino Solis" w:date="2020-12-10T17:31:00Z">
        <w:r w:rsidDel="00F56327">
          <w:delText xml:space="preserve">Audio file pathin </w:delText>
        </w:r>
        <w:r w:rsidR="0093278F" w:rsidRPr="0093278F" w:rsidDel="00F56327">
          <w:delText xml:space="preserve">MEDIA_CTRL_PATH </w:delText>
        </w:r>
        <w:r w:rsidR="006A7FE6" w:rsidRPr="0093278F" w:rsidDel="00F56327">
          <w:delText>/etc/conf/ivr_config.properties</w:delText>
        </w:r>
      </w:del>
    </w:p>
    <w:tbl>
      <w:tblPr>
        <w:tblStyle w:val="TableGrid"/>
        <w:tblW w:w="0" w:type="auto"/>
        <w:tblInd w:w="1908" w:type="dxa"/>
        <w:tblLook w:val="04A0" w:firstRow="1" w:lastRow="0" w:firstColumn="1" w:lastColumn="0" w:noHBand="0" w:noVBand="1"/>
      </w:tblPr>
      <w:tblGrid>
        <w:gridCol w:w="7156"/>
      </w:tblGrid>
      <w:tr w:rsidR="00391995" w:rsidRPr="003F005F" w:rsidDel="00F56327" w14:paraId="6B988898" w14:textId="5BBBB0E9" w:rsidTr="00115DD8">
        <w:trPr>
          <w:del w:id="531" w:author="Christian Andre Palomino Solis" w:date="2020-12-10T17:31:00Z"/>
        </w:trPr>
        <w:tc>
          <w:tcPr>
            <w:tcW w:w="7382" w:type="dxa"/>
            <w:shd w:val="clear" w:color="auto" w:fill="D9D9D9" w:themeFill="background1" w:themeFillShade="D9"/>
          </w:tcPr>
          <w:p w14:paraId="0542012C" w14:textId="22B2D2C1" w:rsidR="00573293" w:rsidDel="00F56327" w:rsidRDefault="00573293" w:rsidP="00F56327">
            <w:pPr>
              <w:pStyle w:val="NormalIndent"/>
              <w:rPr>
                <w:del w:id="532" w:author="Christian Andre Palomino Solis" w:date="2020-12-10T17:31:00Z"/>
              </w:rPr>
              <w:pPrChange w:id="533" w:author="Christian Andre Palomino Solis" w:date="2020-12-10T17:30:00Z">
                <w:pPr>
                  <w:pStyle w:val="NormalIndent"/>
                  <w:ind w:left="0"/>
                </w:pPr>
              </w:pPrChange>
            </w:pPr>
            <w:del w:id="534" w:author="Christian Andre Palomino Solis" w:date="2020-12-10T17:31:00Z">
              <w:r w:rsidDel="00F56327">
                <w:delText>#Storage root</w:delText>
              </w:r>
            </w:del>
          </w:p>
          <w:p w14:paraId="5033BAF7" w14:textId="46F90EDB" w:rsidR="00391995" w:rsidRPr="003F005F" w:rsidDel="00F56327" w:rsidRDefault="00573293" w:rsidP="00F56327">
            <w:pPr>
              <w:pStyle w:val="NormalIndent"/>
              <w:rPr>
                <w:del w:id="535" w:author="Christian Andre Palomino Solis" w:date="2020-12-10T17:31:00Z"/>
              </w:rPr>
              <w:pPrChange w:id="536" w:author="Christian Andre Palomino Solis" w:date="2020-12-10T17:30:00Z">
                <w:pPr>
                  <w:pStyle w:val="NormalIndent"/>
                  <w:ind w:left="0"/>
                </w:pPr>
              </w:pPrChange>
            </w:pPr>
            <w:del w:id="537" w:author="Christian Andre Palomino Solis" w:date="2020-12-10T17:31:00Z">
              <w:r w:rsidDel="00F56327">
                <w:delText>ivr.rootFolder=/</w:delText>
              </w:r>
              <w:r w:rsidR="00EF6C71" w:rsidDel="00F56327">
                <w:delText>path to audio files</w:delText>
              </w:r>
            </w:del>
          </w:p>
        </w:tc>
      </w:tr>
    </w:tbl>
    <w:p w14:paraId="55BD1A84" w14:textId="2A74A93A" w:rsidR="00022B2D" w:rsidRPr="003F005F" w:rsidDel="00F56327" w:rsidRDefault="000A496C" w:rsidP="00F56327">
      <w:pPr>
        <w:pStyle w:val="NormalIndent"/>
        <w:numPr>
          <w:ilvl w:val="2"/>
          <w:numId w:val="12"/>
        </w:numPr>
        <w:rPr>
          <w:del w:id="538" w:author="Christian Andre Palomino Solis" w:date="2020-12-10T17:31:00Z"/>
        </w:rPr>
        <w:pPrChange w:id="539" w:author="Christian Andre Palomino Solis" w:date="2020-12-10T17:30:00Z">
          <w:pPr>
            <w:pStyle w:val="NormalIndent"/>
            <w:numPr>
              <w:ilvl w:val="2"/>
              <w:numId w:val="12"/>
            </w:numPr>
            <w:tabs>
              <w:tab w:val="num" w:pos="2362"/>
            </w:tabs>
            <w:ind w:hanging="360"/>
          </w:pPr>
        </w:pPrChange>
      </w:pPr>
      <w:del w:id="540" w:author="Christian Andre Palomino Solis" w:date="2020-12-10T17:31:00Z">
        <w:r w:rsidDel="00F56327">
          <w:delText xml:space="preserve">Connect to media server via xmlrpc </w:delText>
        </w:r>
        <w:r w:rsidR="0093278F" w:rsidRPr="0093278F" w:rsidDel="00F56327">
          <w:delText xml:space="preserve">MEDIA_CTRL_PATH </w:delText>
        </w:r>
        <w:r w:rsidR="00541A83" w:rsidRPr="0093278F" w:rsidDel="00F56327">
          <w:delText xml:space="preserve">/etc/conf </w:delText>
        </w:r>
        <w:r w:rsidR="005616A3" w:rsidRPr="0093278F" w:rsidDel="00F56327">
          <w:delText>/</w:delText>
        </w:r>
        <w:r w:rsidR="00541A83" w:rsidRPr="0093278F" w:rsidDel="00F56327">
          <w:delText>services.properties</w:delText>
        </w:r>
      </w:del>
    </w:p>
    <w:tbl>
      <w:tblPr>
        <w:tblStyle w:val="TableGrid"/>
        <w:tblW w:w="0" w:type="auto"/>
        <w:tblInd w:w="1908" w:type="dxa"/>
        <w:tblLook w:val="04A0" w:firstRow="1" w:lastRow="0" w:firstColumn="1" w:lastColumn="0" w:noHBand="0" w:noVBand="1"/>
      </w:tblPr>
      <w:tblGrid>
        <w:gridCol w:w="7156"/>
      </w:tblGrid>
      <w:tr w:rsidR="00022B2D" w:rsidRPr="003F005F" w:rsidDel="00F56327" w14:paraId="5DC42023" w14:textId="183B7A7B" w:rsidTr="00115DD8">
        <w:trPr>
          <w:del w:id="541" w:author="Christian Andre Palomino Solis" w:date="2020-12-10T17:31:00Z"/>
        </w:trPr>
        <w:tc>
          <w:tcPr>
            <w:tcW w:w="7382" w:type="dxa"/>
            <w:shd w:val="clear" w:color="auto" w:fill="D9D9D9" w:themeFill="background1" w:themeFillShade="D9"/>
          </w:tcPr>
          <w:p w14:paraId="52AF17FD" w14:textId="30EDFA0D" w:rsidR="003331A5" w:rsidDel="00F56327" w:rsidRDefault="001F1F41" w:rsidP="00F56327">
            <w:pPr>
              <w:pStyle w:val="NormalIndent"/>
              <w:rPr>
                <w:del w:id="542" w:author="Christian Andre Palomino Solis" w:date="2020-12-10T17:31:00Z"/>
              </w:rPr>
              <w:pPrChange w:id="543" w:author="Christian Andre Palomino Solis" w:date="2020-12-10T17:30:00Z">
                <w:pPr>
                  <w:pStyle w:val="NormalIndent"/>
                  <w:ind w:left="0"/>
                </w:pPr>
              </w:pPrChange>
            </w:pPr>
            <w:del w:id="544" w:author="Christian Andre Palomino Solis" w:date="2020-12-10T17:31:00Z">
              <w:r w:rsidDel="00F56327">
                <w:delText>#xmlRpc server port</w:delText>
              </w:r>
            </w:del>
          </w:p>
          <w:p w14:paraId="22381D2E" w14:textId="4365174B" w:rsidR="00022B2D" w:rsidRPr="003F005F" w:rsidDel="00F56327" w:rsidRDefault="001F1F41" w:rsidP="00F56327">
            <w:pPr>
              <w:pStyle w:val="NormalIndent"/>
              <w:rPr>
                <w:del w:id="545" w:author="Christian Andre Palomino Solis" w:date="2020-12-10T17:31:00Z"/>
              </w:rPr>
              <w:pPrChange w:id="546" w:author="Christian Andre Palomino Solis" w:date="2020-12-10T17:30:00Z">
                <w:pPr>
                  <w:pStyle w:val="NormalIndent"/>
                  <w:ind w:left="0"/>
                </w:pPr>
              </w:pPrChange>
            </w:pPr>
            <w:del w:id="547" w:author="Christian Andre Palomino Solis" w:date="2020-12-10T17:31:00Z">
              <w:r w:rsidDel="00F56327">
                <w:delText xml:space="preserve">xmlrpc.port=port </w:delText>
              </w:r>
              <w:r w:rsidR="000A496C" w:rsidDel="00F56327">
                <w:delText>to connect to media server by xmlrpc</w:delText>
              </w:r>
            </w:del>
          </w:p>
        </w:tc>
      </w:tr>
    </w:tbl>
    <w:p w14:paraId="4811C1EB" w14:textId="6AA42610" w:rsidR="00115DD8" w:rsidRPr="003F005F" w:rsidDel="00F56327" w:rsidRDefault="00115DD8" w:rsidP="00F56327">
      <w:pPr>
        <w:pStyle w:val="NormalIndent"/>
        <w:numPr>
          <w:ilvl w:val="2"/>
          <w:numId w:val="12"/>
        </w:numPr>
        <w:rPr>
          <w:del w:id="548" w:author="Christian Andre Palomino Solis" w:date="2020-12-10T17:31:00Z"/>
        </w:rPr>
        <w:pPrChange w:id="549" w:author="Christian Andre Palomino Solis" w:date="2020-12-10T17:30:00Z">
          <w:pPr>
            <w:pStyle w:val="NormalIndent"/>
            <w:numPr>
              <w:ilvl w:val="2"/>
              <w:numId w:val="12"/>
            </w:numPr>
            <w:tabs>
              <w:tab w:val="num" w:pos="2362"/>
            </w:tabs>
            <w:ind w:hanging="360"/>
          </w:pPr>
        </w:pPrChange>
      </w:pPr>
      <w:del w:id="550" w:author="Christian Andre Palomino Solis" w:date="2020-12-10T17:31:00Z">
        <w:r w:rsidDel="00F56327">
          <w:delText>DB connection parameters in</w:delText>
        </w:r>
        <w:r w:rsidRPr="003F005F" w:rsidDel="00F56327">
          <w:delText xml:space="preserve"> </w:delText>
        </w:r>
        <w:r w:rsidDel="00F56327">
          <w:delText>/</w:delText>
        </w:r>
        <w:r w:rsidRPr="0093278F" w:rsidDel="00F56327">
          <w:delText>MEDIA_CTRL_PATH</w:delText>
        </w:r>
        <w:r w:rsidRPr="00DB60A6" w:rsidDel="00F56327">
          <w:delText>/etc</w:delText>
        </w:r>
        <w:r w:rsidDel="00F56327">
          <w:delText>/</w:delText>
        </w:r>
        <w:r w:rsidRPr="00115DD8" w:rsidDel="00F56327">
          <w:delText>voicebackground</w:delText>
        </w:r>
        <w:r w:rsidDel="00F56327">
          <w:delText xml:space="preserve"> /</w:delText>
        </w:r>
        <w:r w:rsidRPr="00115DD8" w:rsidDel="00F56327">
          <w:delText>charging.properties</w:delText>
        </w:r>
      </w:del>
    </w:p>
    <w:tbl>
      <w:tblPr>
        <w:tblStyle w:val="TableGrid"/>
        <w:tblW w:w="0" w:type="auto"/>
        <w:tblInd w:w="1908" w:type="dxa"/>
        <w:tblLook w:val="04A0" w:firstRow="1" w:lastRow="0" w:firstColumn="1" w:lastColumn="0" w:noHBand="0" w:noVBand="1"/>
      </w:tblPr>
      <w:tblGrid>
        <w:gridCol w:w="7156"/>
      </w:tblGrid>
      <w:tr w:rsidR="00115DD8" w:rsidRPr="003F005F" w:rsidDel="00F56327" w14:paraId="325916A1" w14:textId="56267D48" w:rsidTr="008A2CF3">
        <w:trPr>
          <w:del w:id="551" w:author="Christian Andre Palomino Solis" w:date="2020-12-10T17:31:00Z"/>
        </w:trPr>
        <w:tc>
          <w:tcPr>
            <w:tcW w:w="7382" w:type="dxa"/>
            <w:shd w:val="clear" w:color="auto" w:fill="D9D9D9" w:themeFill="background1" w:themeFillShade="D9"/>
          </w:tcPr>
          <w:p w14:paraId="6C494117" w14:textId="7ACDF0BF" w:rsidR="00115DD8" w:rsidDel="00F56327" w:rsidRDefault="00115DD8" w:rsidP="00F56327">
            <w:pPr>
              <w:pStyle w:val="NormalIndent"/>
              <w:rPr>
                <w:del w:id="552" w:author="Christian Andre Palomino Solis" w:date="2020-12-10T17:31:00Z"/>
              </w:rPr>
              <w:pPrChange w:id="553" w:author="Christian Andre Palomino Solis" w:date="2020-12-10T17:30:00Z">
                <w:pPr>
                  <w:pStyle w:val="NormalIndent"/>
                  <w:ind w:left="0"/>
                </w:pPr>
              </w:pPrChange>
            </w:pPr>
            <w:del w:id="554" w:author="Christian Andre Palomino Solis" w:date="2020-12-10T17:31:00Z">
              <w:r w:rsidDel="00F56327">
                <w:delText># Define chargegw property</w:delText>
              </w:r>
            </w:del>
          </w:p>
          <w:p w14:paraId="5152FEB3" w14:textId="2C44EB09" w:rsidR="00115DD8" w:rsidDel="00F56327" w:rsidRDefault="00115DD8" w:rsidP="00F56327">
            <w:pPr>
              <w:pStyle w:val="NormalIndent"/>
              <w:rPr>
                <w:del w:id="555" w:author="Christian Andre Palomino Solis" w:date="2020-12-10T17:31:00Z"/>
              </w:rPr>
              <w:pPrChange w:id="556" w:author="Christian Andre Palomino Solis" w:date="2020-12-10T17:30:00Z">
                <w:pPr>
                  <w:pStyle w:val="NormalIndent"/>
                  <w:ind w:left="0"/>
                </w:pPr>
              </w:pPrChange>
            </w:pPr>
            <w:del w:id="557" w:author="Christian Andre Palomino Solis" w:date="2020-12-10T17:31:00Z">
              <w:r w:rsidDel="00F56327">
                <w:delText>chargegw.wsdl=</w:delText>
              </w:r>
            </w:del>
          </w:p>
          <w:p w14:paraId="7801EFDE" w14:textId="019282EE" w:rsidR="00115DD8" w:rsidDel="00F56327" w:rsidRDefault="00115DD8" w:rsidP="00F56327">
            <w:pPr>
              <w:pStyle w:val="NormalIndent"/>
              <w:rPr>
                <w:del w:id="558" w:author="Christian Andre Palomino Solis" w:date="2020-12-10T17:31:00Z"/>
              </w:rPr>
              <w:pPrChange w:id="559" w:author="Christian Andre Palomino Solis" w:date="2020-12-10T17:30:00Z">
                <w:pPr>
                  <w:pStyle w:val="NormalIndent"/>
                  <w:ind w:left="0"/>
                </w:pPr>
              </w:pPrChange>
            </w:pPr>
            <w:del w:id="560" w:author="Christian Andre Palomino Solis" w:date="2020-12-10T17:31:00Z">
              <w:r w:rsidDel="00F56327">
                <w:delText>chargegw.targetnamespace=</w:delText>
              </w:r>
            </w:del>
          </w:p>
          <w:p w14:paraId="7D5C057D" w14:textId="0AB2C4F9" w:rsidR="00115DD8" w:rsidDel="00F56327" w:rsidRDefault="00115DD8" w:rsidP="00F56327">
            <w:pPr>
              <w:pStyle w:val="NormalIndent"/>
              <w:rPr>
                <w:del w:id="561" w:author="Christian Andre Palomino Solis" w:date="2020-12-10T17:31:00Z"/>
              </w:rPr>
              <w:pPrChange w:id="562" w:author="Christian Andre Palomino Solis" w:date="2020-12-10T17:30:00Z">
                <w:pPr>
                  <w:pStyle w:val="NormalIndent"/>
                  <w:ind w:left="0"/>
                </w:pPr>
              </w:pPrChange>
            </w:pPr>
            <w:del w:id="563" w:author="Christian Andre Palomino Solis" w:date="2020-12-10T17:31:00Z">
              <w:r w:rsidDel="00F56327">
                <w:delText>chargegw.servicename=</w:delText>
              </w:r>
            </w:del>
          </w:p>
          <w:p w14:paraId="4E4B97B4" w14:textId="073B2FD8" w:rsidR="00115DD8" w:rsidDel="00F56327" w:rsidRDefault="00115DD8" w:rsidP="00F56327">
            <w:pPr>
              <w:pStyle w:val="NormalIndent"/>
              <w:rPr>
                <w:del w:id="564" w:author="Christian Andre Palomino Solis" w:date="2020-12-10T17:31:00Z"/>
              </w:rPr>
              <w:pPrChange w:id="565" w:author="Christian Andre Palomino Solis" w:date="2020-12-10T17:30:00Z">
                <w:pPr>
                  <w:pStyle w:val="NormalIndent"/>
                  <w:ind w:left="0"/>
                </w:pPr>
              </w:pPrChange>
            </w:pPr>
          </w:p>
          <w:p w14:paraId="4507A1A4" w14:textId="1C3B3E56" w:rsidR="00115DD8" w:rsidDel="00F56327" w:rsidRDefault="00115DD8" w:rsidP="00F56327">
            <w:pPr>
              <w:pStyle w:val="NormalIndent"/>
              <w:rPr>
                <w:del w:id="566" w:author="Christian Andre Palomino Solis" w:date="2020-12-10T17:31:00Z"/>
              </w:rPr>
              <w:pPrChange w:id="567" w:author="Christian Andre Palomino Solis" w:date="2020-12-10T17:30:00Z">
                <w:pPr>
                  <w:pStyle w:val="NormalIndent"/>
                  <w:ind w:left="0"/>
                </w:pPr>
              </w:pPrChange>
            </w:pPr>
            <w:del w:id="568" w:author="Christian Andre Palomino Solis" w:date="2020-12-10T17:31:00Z">
              <w:r w:rsidDel="00F56327">
                <w:delText>chargegw.username=</w:delText>
              </w:r>
            </w:del>
          </w:p>
          <w:p w14:paraId="50D0F4D5" w14:textId="6CB345F7" w:rsidR="00115DD8" w:rsidDel="00F56327" w:rsidRDefault="00115DD8" w:rsidP="00F56327">
            <w:pPr>
              <w:pStyle w:val="NormalIndent"/>
              <w:rPr>
                <w:del w:id="569" w:author="Christian Andre Palomino Solis" w:date="2020-12-10T17:31:00Z"/>
              </w:rPr>
              <w:pPrChange w:id="570" w:author="Christian Andre Palomino Solis" w:date="2020-12-10T17:30:00Z">
                <w:pPr>
                  <w:pStyle w:val="NormalIndent"/>
                  <w:ind w:left="0"/>
                </w:pPr>
              </w:pPrChange>
            </w:pPr>
            <w:del w:id="571" w:author="Christian Andre Palomino Solis" w:date="2020-12-10T17:31:00Z">
              <w:r w:rsidDel="00F56327">
                <w:delText>chargegw.password=</w:delText>
              </w:r>
            </w:del>
          </w:p>
          <w:p w14:paraId="7B4D6A90" w14:textId="3490075F" w:rsidR="00115DD8" w:rsidDel="00F56327" w:rsidRDefault="00115DD8" w:rsidP="00F56327">
            <w:pPr>
              <w:pStyle w:val="NormalIndent"/>
              <w:rPr>
                <w:del w:id="572" w:author="Christian Andre Palomino Solis" w:date="2020-12-10T17:31:00Z"/>
              </w:rPr>
              <w:pPrChange w:id="573" w:author="Christian Andre Palomino Solis" w:date="2020-12-10T17:30:00Z">
                <w:pPr>
                  <w:pStyle w:val="NormalIndent"/>
                  <w:ind w:left="0"/>
                </w:pPr>
              </w:pPrChange>
            </w:pPr>
          </w:p>
          <w:p w14:paraId="63FE18B0" w14:textId="4BF7510F" w:rsidR="00115DD8" w:rsidDel="00F56327" w:rsidRDefault="00115DD8" w:rsidP="00F56327">
            <w:pPr>
              <w:pStyle w:val="NormalIndent"/>
              <w:rPr>
                <w:del w:id="574" w:author="Christian Andre Palomino Solis" w:date="2020-12-10T17:31:00Z"/>
              </w:rPr>
              <w:pPrChange w:id="575" w:author="Christian Andre Palomino Solis" w:date="2020-12-10T17:30:00Z">
                <w:pPr>
                  <w:pStyle w:val="NormalIndent"/>
                  <w:ind w:left="0"/>
                </w:pPr>
              </w:pPrChange>
            </w:pPr>
            <w:del w:id="576" w:author="Christian Andre Palomino Solis" w:date="2020-12-10T17:31:00Z">
              <w:r w:rsidDel="00F56327">
                <w:delText>chargegw.cpcode=</w:delText>
              </w:r>
            </w:del>
          </w:p>
          <w:p w14:paraId="2605F3E0" w14:textId="56A1E96F" w:rsidR="00115DD8" w:rsidDel="00F56327" w:rsidRDefault="00115DD8" w:rsidP="00F56327">
            <w:pPr>
              <w:pStyle w:val="NormalIndent"/>
              <w:rPr>
                <w:del w:id="577" w:author="Christian Andre Palomino Solis" w:date="2020-12-10T17:31:00Z"/>
              </w:rPr>
              <w:pPrChange w:id="578" w:author="Christian Andre Palomino Solis" w:date="2020-12-10T17:30:00Z">
                <w:pPr>
                  <w:pStyle w:val="NormalIndent"/>
                  <w:ind w:left="0"/>
                </w:pPr>
              </w:pPrChange>
            </w:pPr>
            <w:del w:id="579" w:author="Christian Andre Palomino Solis" w:date="2020-12-10T17:31:00Z">
              <w:r w:rsidDel="00F56327">
                <w:delText>chargegw.vascode=</w:delText>
              </w:r>
            </w:del>
          </w:p>
          <w:p w14:paraId="4D69AD58" w14:textId="42CBE33D" w:rsidR="00115DD8" w:rsidDel="00F56327" w:rsidRDefault="00115DD8" w:rsidP="00F56327">
            <w:pPr>
              <w:pStyle w:val="NormalIndent"/>
              <w:rPr>
                <w:del w:id="580" w:author="Christian Andre Palomino Solis" w:date="2020-12-10T17:31:00Z"/>
              </w:rPr>
              <w:pPrChange w:id="581" w:author="Christian Andre Palomino Solis" w:date="2020-12-10T17:30:00Z">
                <w:pPr>
                  <w:pStyle w:val="NormalIndent"/>
                  <w:ind w:left="0"/>
                </w:pPr>
              </w:pPrChange>
            </w:pPr>
            <w:del w:id="582" w:author="Christian Andre Palomino Solis" w:date="2020-12-10T17:31:00Z">
              <w:r w:rsidDel="00F56327">
                <w:delText>chargegw.description=</w:delText>
              </w:r>
            </w:del>
          </w:p>
          <w:p w14:paraId="6A2BE20E" w14:textId="0BBDAEED" w:rsidR="00115DD8" w:rsidDel="00F56327" w:rsidRDefault="00115DD8" w:rsidP="00F56327">
            <w:pPr>
              <w:pStyle w:val="NormalIndent"/>
              <w:rPr>
                <w:del w:id="583" w:author="Christian Andre Palomino Solis" w:date="2020-12-10T17:31:00Z"/>
              </w:rPr>
              <w:pPrChange w:id="584" w:author="Christian Andre Palomino Solis" w:date="2020-12-10T17:30:00Z">
                <w:pPr>
                  <w:pStyle w:val="NormalIndent"/>
                  <w:ind w:left="0"/>
                </w:pPr>
              </w:pPrChange>
            </w:pPr>
            <w:del w:id="585" w:author="Christian Andre Palomino Solis" w:date="2020-12-10T17:31:00Z">
              <w:r w:rsidDel="00F56327">
                <w:delText>chargegw.accountid=</w:delText>
              </w:r>
            </w:del>
          </w:p>
          <w:p w14:paraId="308C322A" w14:textId="36799A7B" w:rsidR="00115DD8" w:rsidDel="00F56327" w:rsidRDefault="00115DD8" w:rsidP="00F56327">
            <w:pPr>
              <w:pStyle w:val="NormalIndent"/>
              <w:rPr>
                <w:del w:id="586" w:author="Christian Andre Palomino Solis" w:date="2020-12-10T17:31:00Z"/>
              </w:rPr>
              <w:pPrChange w:id="587" w:author="Christian Andre Palomino Solis" w:date="2020-12-10T17:30:00Z">
                <w:pPr>
                  <w:pStyle w:val="NormalIndent"/>
                  <w:ind w:left="0"/>
                </w:pPr>
              </w:pPrChange>
            </w:pPr>
            <w:del w:id="588" w:author="Christian Andre Palomino Solis" w:date="2020-12-10T17:31:00Z">
              <w:r w:rsidDel="00F56327">
                <w:delText>chargegw.event=</w:delText>
              </w:r>
            </w:del>
          </w:p>
          <w:p w14:paraId="0D6D517F" w14:textId="0C2EDA4B" w:rsidR="00115DD8" w:rsidDel="00F56327" w:rsidRDefault="00115DD8" w:rsidP="00F56327">
            <w:pPr>
              <w:pStyle w:val="NormalIndent"/>
              <w:rPr>
                <w:del w:id="589" w:author="Christian Andre Palomino Solis" w:date="2020-12-10T17:31:00Z"/>
              </w:rPr>
              <w:pPrChange w:id="590" w:author="Christian Andre Palomino Solis" w:date="2020-12-10T17:30:00Z">
                <w:pPr>
                  <w:pStyle w:val="NormalIndent"/>
                  <w:ind w:left="0"/>
                </w:pPr>
              </w:pPrChange>
            </w:pPr>
            <w:del w:id="591" w:author="Christian Andre Palomino Solis" w:date="2020-12-10T17:31:00Z">
              <w:r w:rsidDel="00F56327">
                <w:delText>chargegw.item=</w:delText>
              </w:r>
            </w:del>
          </w:p>
          <w:p w14:paraId="35DC3F9E" w14:textId="7C7939CC" w:rsidR="00115DD8" w:rsidDel="00F56327" w:rsidRDefault="00115DD8" w:rsidP="00F56327">
            <w:pPr>
              <w:pStyle w:val="NormalIndent"/>
              <w:rPr>
                <w:del w:id="592" w:author="Christian Andre Palomino Solis" w:date="2020-12-10T17:31:00Z"/>
              </w:rPr>
              <w:pPrChange w:id="593" w:author="Christian Andre Palomino Solis" w:date="2020-12-10T17:30:00Z">
                <w:pPr>
                  <w:pStyle w:val="NormalIndent"/>
                  <w:ind w:left="0"/>
                </w:pPr>
              </w:pPrChange>
            </w:pPr>
          </w:p>
          <w:p w14:paraId="5D815901" w14:textId="3151CB9A" w:rsidR="00115DD8" w:rsidDel="00F56327" w:rsidRDefault="00115DD8" w:rsidP="00F56327">
            <w:pPr>
              <w:pStyle w:val="NormalIndent"/>
              <w:rPr>
                <w:del w:id="594" w:author="Christian Andre Palomino Solis" w:date="2020-12-10T17:31:00Z"/>
              </w:rPr>
              <w:pPrChange w:id="595" w:author="Christian Andre Palomino Solis" w:date="2020-12-10T17:30:00Z">
                <w:pPr>
                  <w:pStyle w:val="NormalIndent"/>
                  <w:ind w:left="0"/>
                </w:pPr>
              </w:pPrChange>
            </w:pPr>
            <w:del w:id="596" w:author="Christian Andre Palomino Solis" w:date="2020-12-10T17:31:00Z">
              <w:r w:rsidDel="00F56327">
                <w:delText># Define charge business</w:delText>
              </w:r>
            </w:del>
          </w:p>
          <w:p w14:paraId="46405594" w14:textId="5DE2082A" w:rsidR="00115DD8" w:rsidDel="00F56327" w:rsidRDefault="00115DD8" w:rsidP="00F56327">
            <w:pPr>
              <w:pStyle w:val="NormalIndent"/>
              <w:rPr>
                <w:del w:id="597" w:author="Christian Andre Palomino Solis" w:date="2020-12-10T17:31:00Z"/>
              </w:rPr>
              <w:pPrChange w:id="598" w:author="Christian Andre Palomino Solis" w:date="2020-12-10T17:30:00Z">
                <w:pPr>
                  <w:pStyle w:val="NormalIndent"/>
                  <w:ind w:left="0"/>
                </w:pPr>
              </w:pPrChange>
            </w:pPr>
            <w:del w:id="599" w:author="Christian Andre Palomino Solis" w:date="2020-12-10T17:31:00Z">
              <w:r w:rsidDel="00F56327">
                <w:delText>charge.regfee=1</w:delText>
              </w:r>
            </w:del>
          </w:p>
          <w:p w14:paraId="2D1FDCEB" w14:textId="58339A9F" w:rsidR="00115DD8" w:rsidDel="00F56327" w:rsidRDefault="00115DD8" w:rsidP="00F56327">
            <w:pPr>
              <w:pStyle w:val="NormalIndent"/>
              <w:rPr>
                <w:del w:id="600" w:author="Christian Andre Palomino Solis" w:date="2020-12-10T17:31:00Z"/>
              </w:rPr>
              <w:pPrChange w:id="601" w:author="Christian Andre Palomino Solis" w:date="2020-12-10T17:30:00Z">
                <w:pPr>
                  <w:pStyle w:val="NormalIndent"/>
                  <w:ind w:left="0"/>
                </w:pPr>
              </w:pPrChange>
            </w:pPr>
            <w:del w:id="602" w:author="Christian Andre Palomino Solis" w:date="2020-12-10T17:31:00Z">
              <w:r w:rsidDel="00F56327">
                <w:delText>charge.addduration=7</w:delText>
              </w:r>
            </w:del>
          </w:p>
          <w:p w14:paraId="3A6AE828" w14:textId="2AC4ACD0" w:rsidR="00115DD8" w:rsidRPr="003F005F" w:rsidDel="00F56327" w:rsidRDefault="00115DD8" w:rsidP="00F56327">
            <w:pPr>
              <w:pStyle w:val="NormalIndent"/>
              <w:rPr>
                <w:del w:id="603" w:author="Christian Andre Palomino Solis" w:date="2020-12-10T17:31:00Z"/>
              </w:rPr>
              <w:pPrChange w:id="604" w:author="Christian Andre Palomino Solis" w:date="2020-12-10T17:30:00Z">
                <w:pPr>
                  <w:pStyle w:val="NormalIndent"/>
                  <w:ind w:left="0"/>
                </w:pPr>
              </w:pPrChange>
            </w:pPr>
            <w:del w:id="605" w:author="Christian Andre Palomino Solis" w:date="2020-12-10T17:31:00Z">
              <w:r w:rsidDel="00F56327">
                <w:delText>charge.serviceid=1011</w:delText>
              </w:r>
            </w:del>
          </w:p>
        </w:tc>
      </w:tr>
    </w:tbl>
    <w:p w14:paraId="1EC5FF00" w14:textId="1DA10535" w:rsidR="009F289E" w:rsidDel="00F56327" w:rsidRDefault="009F289E" w:rsidP="00F56327">
      <w:pPr>
        <w:pStyle w:val="NormalIndent"/>
        <w:rPr>
          <w:del w:id="606" w:author="Christian Andre Palomino Solis" w:date="2020-12-10T17:31:00Z"/>
        </w:rPr>
        <w:pPrChange w:id="607" w:author="Christian Andre Palomino Solis" w:date="2020-12-10T17:30:00Z">
          <w:pPr>
            <w:pStyle w:val="NormalIndent"/>
          </w:pPr>
        </w:pPrChange>
      </w:pPr>
    </w:p>
    <w:p w14:paraId="2CD454AE" w14:textId="73130581" w:rsidR="00391995" w:rsidRPr="003F005F" w:rsidDel="00F56327" w:rsidRDefault="000A496C" w:rsidP="00391995">
      <w:pPr>
        <w:pStyle w:val="Heading3"/>
        <w:rPr>
          <w:del w:id="608" w:author="Christian Andre Palomino Solis" w:date="2020-12-10T17:31:00Z"/>
          <w:color w:val="auto"/>
        </w:rPr>
      </w:pPr>
      <w:bookmarkStart w:id="609" w:name="_Toc407175839"/>
      <w:del w:id="610" w:author="Christian Andre Palomino Solis" w:date="2020-12-10T17:31:00Z">
        <w:r w:rsidDel="00F56327">
          <w:rPr>
            <w:color w:val="auto"/>
          </w:rPr>
          <w:delText>Client setup</w:delText>
        </w:r>
        <w:r w:rsidR="00391995" w:rsidRPr="003F005F" w:rsidDel="00F56327">
          <w:rPr>
            <w:color w:val="auto"/>
          </w:rPr>
          <w:delText>:</w:delText>
        </w:r>
        <w:bookmarkEnd w:id="609"/>
      </w:del>
    </w:p>
    <w:p w14:paraId="68C15B18" w14:textId="03D53288" w:rsidR="00391995" w:rsidDel="00F56327" w:rsidRDefault="00391995" w:rsidP="00391995">
      <w:pPr>
        <w:ind w:left="1224"/>
        <w:rPr>
          <w:del w:id="611" w:author="Christian Andre Palomino Solis" w:date="2020-12-10T17:31:00Z"/>
          <w:rFonts w:cs="Times New Roman"/>
          <w:sz w:val="24"/>
        </w:rPr>
      </w:pPr>
      <w:del w:id="612" w:author="Christian Andre Palomino Solis" w:date="2020-12-10T17:31:00Z">
        <w:r w:rsidRPr="003F005F" w:rsidDel="00F56327">
          <w:rPr>
            <w:rFonts w:cs="Times New Roman"/>
            <w:sz w:val="24"/>
          </w:rPr>
          <w:delText>N/A</w:delText>
        </w:r>
      </w:del>
    </w:p>
    <w:p w14:paraId="5CD09749" w14:textId="25002E06" w:rsidR="00FD46AE" w:rsidRPr="003F005F" w:rsidDel="00F56327" w:rsidRDefault="00FD46AE" w:rsidP="00391995">
      <w:pPr>
        <w:ind w:left="1224"/>
        <w:rPr>
          <w:del w:id="613" w:author="Christian Andre Palomino Solis" w:date="2020-12-10T17:31:00Z"/>
          <w:rFonts w:cs="Times New Roman"/>
          <w:sz w:val="24"/>
        </w:rPr>
      </w:pPr>
    </w:p>
    <w:p w14:paraId="4948B71E" w14:textId="77777777" w:rsidR="00DA1A0C" w:rsidRPr="003F005F" w:rsidRDefault="000B7FB0" w:rsidP="00AE46FF">
      <w:pPr>
        <w:pStyle w:val="Heading1"/>
        <w:tabs>
          <w:tab w:val="clear" w:pos="360"/>
          <w:tab w:val="num" w:pos="567"/>
        </w:tabs>
        <w:ind w:left="567" w:hanging="567"/>
        <w:rPr>
          <w:rFonts w:ascii="Times New Roman" w:hAnsi="Times New Roman"/>
          <w:color w:val="auto"/>
        </w:rPr>
      </w:pPr>
      <w:bookmarkStart w:id="614" w:name="_Toc407175840"/>
      <w:ins w:id="615" w:author="vtsoft" w:date="2014-12-29T16:13:00Z">
        <w:r>
          <w:rPr>
            <w:rFonts w:ascii="Times New Roman" w:hAnsi="Times New Roman"/>
            <w:color w:val="auto"/>
          </w:rPr>
          <w:lastRenderedPageBreak/>
          <w:t xml:space="preserve">system </w:t>
        </w:r>
      </w:ins>
      <w:r w:rsidR="00581D5D">
        <w:rPr>
          <w:rFonts w:ascii="Times New Roman" w:hAnsi="Times New Roman"/>
          <w:color w:val="auto"/>
        </w:rPr>
        <w:t xml:space="preserve">Security and backup </w:t>
      </w:r>
      <w:del w:id="616" w:author="vtsoft" w:date="2014-12-29T16:13:00Z">
        <w:r w:rsidR="00581D5D" w:rsidDel="000B7FB0">
          <w:rPr>
            <w:rFonts w:ascii="Times New Roman" w:hAnsi="Times New Roman"/>
            <w:color w:val="auto"/>
          </w:rPr>
          <w:delText>policy</w:delText>
        </w:r>
      </w:del>
      <w:bookmarkEnd w:id="614"/>
    </w:p>
    <w:p w14:paraId="05A5CD73" w14:textId="77777777" w:rsidR="0031612C" w:rsidRPr="003F005F" w:rsidRDefault="00515F88" w:rsidP="007C00C7">
      <w:pPr>
        <w:pStyle w:val="Heading2"/>
        <w:rPr>
          <w:color w:val="auto"/>
          <w:szCs w:val="24"/>
        </w:rPr>
      </w:pPr>
      <w:bookmarkStart w:id="617" w:name="_Toc407175841"/>
      <w:r>
        <w:rPr>
          <w:color w:val="auto"/>
          <w:szCs w:val="24"/>
        </w:rPr>
        <w:t>System security</w:t>
      </w:r>
      <w:bookmarkEnd w:id="617"/>
    </w:p>
    <w:p w14:paraId="44C75632" w14:textId="5B5983BE" w:rsidR="003B1734" w:rsidRDefault="00F56327" w:rsidP="003A575F">
      <w:pPr>
        <w:pStyle w:val="Heading3"/>
        <w:rPr>
          <w:color w:val="auto"/>
        </w:rPr>
      </w:pPr>
      <w:bookmarkStart w:id="618" w:name="_Toc407175842"/>
      <w:ins w:id="619" w:author="Christian Andre Palomino Solis" w:date="2020-12-10T17:31:00Z">
        <w:r>
          <w:rPr>
            <w:color w:val="auto"/>
          </w:rPr>
          <w:t>XXXXXX</w:t>
        </w:r>
      </w:ins>
      <w:del w:id="620" w:author="Christian Andre Palomino Solis" w:date="2020-12-10T17:31:00Z">
        <w:r w:rsidR="003B1734" w:rsidDel="00F56327">
          <w:rPr>
            <w:color w:val="auto"/>
          </w:rPr>
          <w:delText>SIP PROXY</w:delText>
        </w:r>
      </w:del>
      <w:bookmarkEnd w:id="618"/>
    </w:p>
    <w:p w14:paraId="2E429674" w14:textId="77777777" w:rsidR="003B1734" w:rsidRPr="003F005F" w:rsidRDefault="00515F88" w:rsidP="00F56327">
      <w:pPr>
        <w:pStyle w:val="NormalIndent"/>
        <w:numPr>
          <w:ilvl w:val="1"/>
          <w:numId w:val="12"/>
        </w:numPr>
        <w:pPrChange w:id="621" w:author="Christian Andre Palomino Solis" w:date="2020-12-10T17:30:00Z">
          <w:pPr>
            <w:pStyle w:val="NormalIndent"/>
            <w:numPr>
              <w:ilvl w:val="1"/>
              <w:numId w:val="12"/>
            </w:numPr>
            <w:tabs>
              <w:tab w:val="num" w:pos="1642"/>
            </w:tabs>
            <w:ind w:left="1642" w:hanging="360"/>
          </w:pPr>
        </w:pPrChange>
      </w:pPr>
      <w:r>
        <w:t>U</w:t>
      </w:r>
      <w:r w:rsidR="003B1734" w:rsidRPr="003F005F">
        <w:t xml:space="preserve">sername, password, IP, URL, port </w:t>
      </w:r>
      <w:r>
        <w:t>and other sensitive information is encrypted</w:t>
      </w:r>
      <w:r w:rsidR="003B1734" w:rsidRPr="003F005F">
        <w:t>.</w:t>
      </w:r>
    </w:p>
    <w:p w14:paraId="4B92B542" w14:textId="77777777" w:rsidR="003B1734" w:rsidRPr="003B1734" w:rsidRDefault="00F777E9" w:rsidP="00F56327">
      <w:pPr>
        <w:pStyle w:val="NormalIndent"/>
        <w:numPr>
          <w:ilvl w:val="1"/>
          <w:numId w:val="12"/>
        </w:numPr>
        <w:pPrChange w:id="622" w:author="Christian Andre Palomino Solis" w:date="2020-12-10T17:30:00Z">
          <w:pPr>
            <w:pStyle w:val="NormalIndent"/>
            <w:numPr>
              <w:ilvl w:val="1"/>
              <w:numId w:val="12"/>
            </w:numPr>
            <w:tabs>
              <w:tab w:val="num" w:pos="1642"/>
            </w:tabs>
            <w:ind w:left="1642" w:hanging="360"/>
          </w:pPr>
        </w:pPrChange>
      </w:pPr>
      <w:r>
        <w:t xml:space="preserve">Applied security protocol of </w:t>
      </w:r>
      <w:proofErr w:type="spellStart"/>
      <w:r>
        <w:t>Viettel</w:t>
      </w:r>
      <w:proofErr w:type="spellEnd"/>
      <w:r>
        <w:t xml:space="preserve"> Software Center</w:t>
      </w:r>
      <w:r w:rsidR="003B1734" w:rsidRPr="003F005F">
        <w:t>.</w:t>
      </w:r>
    </w:p>
    <w:p w14:paraId="56408C00" w14:textId="383B3325" w:rsidR="003A575F" w:rsidRPr="003F005F" w:rsidRDefault="003331A5" w:rsidP="003A575F">
      <w:pPr>
        <w:pStyle w:val="Heading3"/>
        <w:rPr>
          <w:color w:val="auto"/>
        </w:rPr>
      </w:pPr>
      <w:bookmarkStart w:id="623" w:name="_Toc407175843"/>
      <w:del w:id="624" w:author="Christian Andre Palomino Solis" w:date="2020-12-10T17:31:00Z">
        <w:r w:rsidDel="00F56327">
          <w:rPr>
            <w:color w:val="auto"/>
          </w:rPr>
          <w:delText xml:space="preserve">MEDIA </w:delText>
        </w:r>
      </w:del>
      <w:ins w:id="625" w:author="Christian Andre Palomino Solis" w:date="2020-12-10T17:31:00Z">
        <w:r w:rsidR="00F56327">
          <w:rPr>
            <w:color w:val="auto"/>
          </w:rPr>
          <w:t>XXXXXX</w:t>
        </w:r>
        <w:r w:rsidR="00F56327">
          <w:rPr>
            <w:color w:val="auto"/>
          </w:rPr>
          <w:t xml:space="preserve"> </w:t>
        </w:r>
      </w:ins>
      <w:r>
        <w:rPr>
          <w:color w:val="auto"/>
        </w:rPr>
        <w:t>SERVER</w:t>
      </w:r>
      <w:bookmarkEnd w:id="623"/>
    </w:p>
    <w:p w14:paraId="0547D2D7" w14:textId="77777777" w:rsidR="00E51559" w:rsidRPr="003F005F" w:rsidRDefault="00E51559" w:rsidP="00F56327">
      <w:pPr>
        <w:pStyle w:val="NormalIndent"/>
        <w:numPr>
          <w:ilvl w:val="1"/>
          <w:numId w:val="12"/>
        </w:numPr>
        <w:pPrChange w:id="626" w:author="Christian Andre Palomino Solis" w:date="2020-12-10T17:30:00Z">
          <w:pPr>
            <w:pStyle w:val="NormalIndent"/>
            <w:numPr>
              <w:ilvl w:val="1"/>
              <w:numId w:val="12"/>
            </w:numPr>
            <w:tabs>
              <w:tab w:val="num" w:pos="1642"/>
            </w:tabs>
            <w:ind w:left="1642" w:hanging="360"/>
          </w:pPr>
        </w:pPrChange>
      </w:pPr>
      <w:r>
        <w:t>U</w:t>
      </w:r>
      <w:r w:rsidRPr="003F005F">
        <w:t xml:space="preserve">sername, password, IP, URL, port </w:t>
      </w:r>
      <w:r>
        <w:t>and other sensitive information is encrypted</w:t>
      </w:r>
      <w:r w:rsidRPr="003F005F">
        <w:t>.</w:t>
      </w:r>
    </w:p>
    <w:p w14:paraId="2F7038BB" w14:textId="77777777" w:rsidR="00E51559" w:rsidRPr="003B1734" w:rsidRDefault="00E51559" w:rsidP="00F56327">
      <w:pPr>
        <w:pStyle w:val="NormalIndent"/>
        <w:numPr>
          <w:ilvl w:val="1"/>
          <w:numId w:val="12"/>
        </w:numPr>
        <w:pPrChange w:id="627" w:author="Christian Andre Palomino Solis" w:date="2020-12-10T17:30:00Z">
          <w:pPr>
            <w:pStyle w:val="NormalIndent"/>
            <w:numPr>
              <w:ilvl w:val="1"/>
              <w:numId w:val="12"/>
            </w:numPr>
            <w:tabs>
              <w:tab w:val="num" w:pos="1642"/>
            </w:tabs>
            <w:ind w:left="1642" w:hanging="360"/>
          </w:pPr>
        </w:pPrChange>
      </w:pPr>
      <w:r>
        <w:t xml:space="preserve">Applied security protocol of </w:t>
      </w:r>
      <w:proofErr w:type="spellStart"/>
      <w:r>
        <w:t>Viettel</w:t>
      </w:r>
      <w:proofErr w:type="spellEnd"/>
      <w:r>
        <w:t xml:space="preserve"> Software Center</w:t>
      </w:r>
      <w:r w:rsidRPr="003F005F">
        <w:t>.</w:t>
      </w:r>
    </w:p>
    <w:p w14:paraId="7F3D215E" w14:textId="12F376AC" w:rsidR="00611481" w:rsidRPr="003F005F" w:rsidRDefault="003331A5" w:rsidP="00611481">
      <w:pPr>
        <w:pStyle w:val="Heading3"/>
        <w:rPr>
          <w:color w:val="auto"/>
        </w:rPr>
      </w:pPr>
      <w:bookmarkStart w:id="628" w:name="_Toc407175844"/>
      <w:del w:id="629" w:author="Christian Andre Palomino Solis" w:date="2020-12-10T17:32:00Z">
        <w:r w:rsidDel="00F56327">
          <w:rPr>
            <w:color w:val="auto"/>
          </w:rPr>
          <w:delText xml:space="preserve">MEDIA </w:delText>
        </w:r>
      </w:del>
      <w:ins w:id="630" w:author="Christian Andre Palomino Solis" w:date="2020-12-10T17:32:00Z">
        <w:r w:rsidR="00F56327">
          <w:rPr>
            <w:color w:val="auto"/>
          </w:rPr>
          <w:t>XXXXX</w:t>
        </w:r>
        <w:r w:rsidR="00F56327">
          <w:rPr>
            <w:color w:val="auto"/>
          </w:rPr>
          <w:t xml:space="preserve"> </w:t>
        </w:r>
      </w:ins>
      <w:r>
        <w:rPr>
          <w:color w:val="auto"/>
        </w:rPr>
        <w:t>CONTROLLER</w:t>
      </w:r>
      <w:bookmarkEnd w:id="628"/>
    </w:p>
    <w:p w14:paraId="6735FF45" w14:textId="77777777" w:rsidR="00E51559" w:rsidRPr="003F005F" w:rsidRDefault="00E51559" w:rsidP="00F56327">
      <w:pPr>
        <w:pStyle w:val="NormalIndent"/>
        <w:numPr>
          <w:ilvl w:val="1"/>
          <w:numId w:val="12"/>
        </w:numPr>
        <w:pPrChange w:id="631" w:author="Christian Andre Palomino Solis" w:date="2020-12-10T17:30:00Z">
          <w:pPr>
            <w:pStyle w:val="NormalIndent"/>
            <w:numPr>
              <w:ilvl w:val="1"/>
              <w:numId w:val="12"/>
            </w:numPr>
            <w:tabs>
              <w:tab w:val="num" w:pos="1642"/>
            </w:tabs>
            <w:ind w:left="1642" w:hanging="360"/>
          </w:pPr>
        </w:pPrChange>
      </w:pPr>
      <w:r>
        <w:t>U</w:t>
      </w:r>
      <w:r w:rsidRPr="003F005F">
        <w:t xml:space="preserve">sername, password, IP, URL, port </w:t>
      </w:r>
      <w:r>
        <w:t>and other sensitive information is encrypted</w:t>
      </w:r>
      <w:r w:rsidRPr="003F005F">
        <w:t>.</w:t>
      </w:r>
    </w:p>
    <w:p w14:paraId="1D8ED81B" w14:textId="77777777" w:rsidR="00E51559" w:rsidRPr="003B1734" w:rsidRDefault="00E51559" w:rsidP="00F56327">
      <w:pPr>
        <w:pStyle w:val="NormalIndent"/>
        <w:numPr>
          <w:ilvl w:val="1"/>
          <w:numId w:val="12"/>
        </w:numPr>
        <w:pPrChange w:id="632" w:author="Christian Andre Palomino Solis" w:date="2020-12-10T17:30:00Z">
          <w:pPr>
            <w:pStyle w:val="NormalIndent"/>
            <w:numPr>
              <w:ilvl w:val="1"/>
              <w:numId w:val="12"/>
            </w:numPr>
            <w:tabs>
              <w:tab w:val="num" w:pos="1642"/>
            </w:tabs>
            <w:ind w:left="1642" w:hanging="360"/>
          </w:pPr>
        </w:pPrChange>
      </w:pPr>
      <w:r>
        <w:t xml:space="preserve">Applied security protocol of </w:t>
      </w:r>
      <w:proofErr w:type="spellStart"/>
      <w:r>
        <w:t>Viettel</w:t>
      </w:r>
      <w:proofErr w:type="spellEnd"/>
      <w:r>
        <w:t xml:space="preserve"> Software Center</w:t>
      </w:r>
      <w:r w:rsidRPr="003F005F">
        <w:t>.</w:t>
      </w:r>
    </w:p>
    <w:p w14:paraId="0C0535B7" w14:textId="77777777" w:rsidR="006D00A2" w:rsidRPr="003F005F" w:rsidRDefault="00E51559" w:rsidP="007C00C7">
      <w:pPr>
        <w:pStyle w:val="Heading2"/>
        <w:rPr>
          <w:color w:val="auto"/>
          <w:szCs w:val="24"/>
        </w:rPr>
      </w:pPr>
      <w:bookmarkStart w:id="633" w:name="_Toc407175845"/>
      <w:r>
        <w:rPr>
          <w:color w:val="auto"/>
          <w:szCs w:val="24"/>
        </w:rPr>
        <w:t xml:space="preserve">System </w:t>
      </w:r>
      <w:proofErr w:type="spellStart"/>
      <w:r>
        <w:rPr>
          <w:color w:val="auto"/>
          <w:szCs w:val="24"/>
        </w:rPr>
        <w:t>bakup</w:t>
      </w:r>
      <w:proofErr w:type="spellEnd"/>
      <w:r>
        <w:rPr>
          <w:color w:val="auto"/>
          <w:szCs w:val="24"/>
        </w:rPr>
        <w:t xml:space="preserve"> policy</w:t>
      </w:r>
      <w:bookmarkEnd w:id="633"/>
    </w:p>
    <w:p w14:paraId="3EEA5FE8" w14:textId="7CDB79DD" w:rsidR="006123E7" w:rsidRDefault="006123E7" w:rsidP="008363A6">
      <w:pPr>
        <w:pStyle w:val="Heading3"/>
        <w:rPr>
          <w:color w:val="auto"/>
        </w:rPr>
      </w:pPr>
      <w:bookmarkStart w:id="634" w:name="_Toc407175846"/>
      <w:del w:id="635" w:author="Christian Andre Palomino Solis" w:date="2020-12-10T17:32:00Z">
        <w:r w:rsidDel="00F56327">
          <w:rPr>
            <w:color w:val="auto"/>
          </w:rPr>
          <w:delText xml:space="preserve">SIP </w:delText>
        </w:r>
      </w:del>
      <w:ins w:id="636" w:author="Christian Andre Palomino Solis" w:date="2020-12-10T17:32:00Z">
        <w:r w:rsidR="00F56327">
          <w:rPr>
            <w:color w:val="auto"/>
          </w:rPr>
          <w:t>XXXX</w:t>
        </w:r>
        <w:r w:rsidR="00F56327">
          <w:rPr>
            <w:color w:val="auto"/>
          </w:rPr>
          <w:t xml:space="preserve"> </w:t>
        </w:r>
      </w:ins>
      <w:r>
        <w:rPr>
          <w:color w:val="auto"/>
        </w:rPr>
        <w:t>PROXY</w:t>
      </w:r>
      <w:bookmarkEnd w:id="634"/>
    </w:p>
    <w:p w14:paraId="406E2A7D" w14:textId="77777777" w:rsidR="006123E7" w:rsidRPr="006123E7" w:rsidRDefault="006123E7" w:rsidP="00F56327">
      <w:pPr>
        <w:pStyle w:val="NormalIndent"/>
        <w:numPr>
          <w:ilvl w:val="1"/>
          <w:numId w:val="12"/>
        </w:numPr>
        <w:pPrChange w:id="637" w:author="Christian Andre Palomino Solis" w:date="2020-12-10T17:30:00Z">
          <w:pPr>
            <w:pStyle w:val="NormalIndent"/>
            <w:numPr>
              <w:ilvl w:val="1"/>
              <w:numId w:val="12"/>
            </w:numPr>
            <w:tabs>
              <w:tab w:val="num" w:pos="1642"/>
            </w:tabs>
            <w:ind w:left="1642" w:hanging="360"/>
          </w:pPr>
        </w:pPrChange>
      </w:pPr>
      <w:r w:rsidRPr="003F005F">
        <w:t>N/A.</w:t>
      </w:r>
    </w:p>
    <w:p w14:paraId="5D60C3C4" w14:textId="7CCE0B32" w:rsidR="008363A6" w:rsidRPr="003F005F" w:rsidRDefault="00FD25A7" w:rsidP="008363A6">
      <w:pPr>
        <w:pStyle w:val="Heading3"/>
        <w:rPr>
          <w:color w:val="auto"/>
        </w:rPr>
      </w:pPr>
      <w:bookmarkStart w:id="638" w:name="_Toc407175847"/>
      <w:del w:id="639" w:author="Christian Andre Palomino Solis" w:date="2020-12-10T17:32:00Z">
        <w:r w:rsidDel="00F56327">
          <w:rPr>
            <w:color w:val="auto"/>
          </w:rPr>
          <w:delText xml:space="preserve">MEDIA </w:delText>
        </w:r>
      </w:del>
      <w:ins w:id="640" w:author="Christian Andre Palomino Solis" w:date="2020-12-10T17:32:00Z">
        <w:r w:rsidR="00F56327">
          <w:rPr>
            <w:color w:val="auto"/>
          </w:rPr>
          <w:t>XXXXX</w:t>
        </w:r>
        <w:r w:rsidR="00F56327">
          <w:rPr>
            <w:color w:val="auto"/>
          </w:rPr>
          <w:t xml:space="preserve"> </w:t>
        </w:r>
      </w:ins>
      <w:r>
        <w:rPr>
          <w:color w:val="auto"/>
        </w:rPr>
        <w:t>SERVER</w:t>
      </w:r>
      <w:bookmarkEnd w:id="638"/>
    </w:p>
    <w:p w14:paraId="6443258B" w14:textId="77777777" w:rsidR="008363A6" w:rsidRPr="003F005F" w:rsidRDefault="008363A6" w:rsidP="00F56327">
      <w:pPr>
        <w:pStyle w:val="NormalIndent"/>
        <w:numPr>
          <w:ilvl w:val="1"/>
          <w:numId w:val="12"/>
        </w:numPr>
        <w:pPrChange w:id="641" w:author="Christian Andre Palomino Solis" w:date="2020-12-10T17:30:00Z">
          <w:pPr>
            <w:pStyle w:val="NormalIndent"/>
            <w:numPr>
              <w:ilvl w:val="1"/>
              <w:numId w:val="12"/>
            </w:numPr>
            <w:tabs>
              <w:tab w:val="num" w:pos="1642"/>
            </w:tabs>
            <w:ind w:left="1642" w:hanging="360"/>
          </w:pPr>
        </w:pPrChange>
      </w:pPr>
      <w:r w:rsidRPr="003F005F">
        <w:t>N/A.</w:t>
      </w:r>
    </w:p>
    <w:p w14:paraId="7F04428C" w14:textId="7802440C" w:rsidR="008363A6" w:rsidRPr="003F005F" w:rsidRDefault="00FD25A7" w:rsidP="008363A6">
      <w:pPr>
        <w:pStyle w:val="Heading3"/>
        <w:rPr>
          <w:color w:val="auto"/>
        </w:rPr>
      </w:pPr>
      <w:bookmarkStart w:id="642" w:name="_Toc407175848"/>
      <w:del w:id="643" w:author="Christian Andre Palomino Solis" w:date="2020-12-10T17:32:00Z">
        <w:r w:rsidDel="00F56327">
          <w:rPr>
            <w:color w:val="auto"/>
          </w:rPr>
          <w:delText xml:space="preserve">MEDIA </w:delText>
        </w:r>
      </w:del>
      <w:ins w:id="644" w:author="Christian Andre Palomino Solis" w:date="2020-12-10T17:32:00Z">
        <w:r w:rsidR="00F56327">
          <w:rPr>
            <w:color w:val="auto"/>
          </w:rPr>
          <w:t>XXXXX</w:t>
        </w:r>
        <w:bookmarkStart w:id="645" w:name="_GoBack"/>
        <w:bookmarkEnd w:id="645"/>
        <w:r w:rsidR="00F56327">
          <w:rPr>
            <w:color w:val="auto"/>
          </w:rPr>
          <w:t xml:space="preserve"> </w:t>
        </w:r>
      </w:ins>
      <w:r>
        <w:rPr>
          <w:color w:val="auto"/>
        </w:rPr>
        <w:t>CONTROLLER</w:t>
      </w:r>
      <w:bookmarkEnd w:id="642"/>
    </w:p>
    <w:p w14:paraId="6179FB21" w14:textId="77777777" w:rsidR="008363A6" w:rsidRPr="003F005F" w:rsidRDefault="008363A6" w:rsidP="00F56327">
      <w:pPr>
        <w:pStyle w:val="NormalIndent"/>
        <w:numPr>
          <w:ilvl w:val="1"/>
          <w:numId w:val="12"/>
        </w:numPr>
        <w:pPrChange w:id="646" w:author="Christian Andre Palomino Solis" w:date="2020-12-10T17:30:00Z">
          <w:pPr>
            <w:pStyle w:val="NormalIndent"/>
            <w:numPr>
              <w:ilvl w:val="1"/>
              <w:numId w:val="12"/>
            </w:numPr>
            <w:tabs>
              <w:tab w:val="num" w:pos="1642"/>
            </w:tabs>
            <w:ind w:left="1642" w:hanging="360"/>
          </w:pPr>
        </w:pPrChange>
      </w:pPr>
      <w:r w:rsidRPr="003F005F">
        <w:t>N/A.</w:t>
      </w:r>
    </w:p>
    <w:p w14:paraId="1FA40E03" w14:textId="77777777" w:rsidR="009C231D" w:rsidRPr="003F005F" w:rsidRDefault="009C231D" w:rsidP="00F56327">
      <w:pPr>
        <w:pStyle w:val="NormalIndent"/>
        <w:pPrChange w:id="647" w:author="Christian Andre Palomino Solis" w:date="2020-12-10T17:30:00Z">
          <w:pPr>
            <w:pStyle w:val="NormalIndent"/>
          </w:pPr>
        </w:pPrChange>
      </w:pPr>
    </w:p>
    <w:p w14:paraId="73BA4794" w14:textId="77777777" w:rsidR="00C405FE" w:rsidRPr="003F005F" w:rsidRDefault="00C405FE" w:rsidP="00F56327">
      <w:pPr>
        <w:pStyle w:val="NormalIndent"/>
        <w:pPrChange w:id="648" w:author="Christian Andre Palomino Solis" w:date="2020-12-10T17:30:00Z">
          <w:pPr>
            <w:pStyle w:val="NormalIndent"/>
          </w:pPr>
        </w:pPrChange>
      </w:pPr>
    </w:p>
    <w:bookmarkEnd w:id="32"/>
    <w:p w14:paraId="4C58E556" w14:textId="77777777" w:rsidR="009374F3" w:rsidRPr="003F005F" w:rsidRDefault="009374F3" w:rsidP="00F56327">
      <w:pPr>
        <w:pStyle w:val="NormalIndent"/>
        <w:pPrChange w:id="649" w:author="Christian Andre Palomino Solis" w:date="2020-12-10T17:30:00Z">
          <w:pPr>
            <w:pStyle w:val="NormalIndent"/>
          </w:pPr>
        </w:pPrChange>
      </w:pPr>
    </w:p>
    <w:sectPr w:rsidR="009374F3" w:rsidRPr="003F005F" w:rsidSect="00CA3979">
      <w:headerReference w:type="even" r:id="rId15"/>
      <w:headerReference w:type="default" r:id="rId16"/>
      <w:footerReference w:type="default" r:id="rId17"/>
      <w:headerReference w:type="first" r:id="rId18"/>
      <w:type w:val="continuous"/>
      <w:pgSz w:w="11909" w:h="16834" w:code="9"/>
      <w:pgMar w:top="1134" w:right="1134" w:bottom="1134" w:left="1701" w:header="568" w:footer="348" w:gutter="0"/>
      <w:cols w:space="709"/>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vtsoft" w:date="2014-12-29T16:01:00Z" w:initials="v">
    <w:p w14:paraId="0118F07C" w14:textId="48A146E4" w:rsidR="008A2CF3" w:rsidRDefault="008A2CF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18F0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E2FBF3" w14:textId="77777777" w:rsidR="00F05A43" w:rsidRDefault="00F05A43" w:rsidP="00B53F07">
      <w:r>
        <w:separator/>
      </w:r>
    </w:p>
    <w:p w14:paraId="5CE87DE8" w14:textId="77777777" w:rsidR="00F05A43" w:rsidRDefault="00F05A43" w:rsidP="00B53F07"/>
    <w:p w14:paraId="5E3304F2" w14:textId="77777777" w:rsidR="00F05A43" w:rsidRDefault="00F05A43"/>
    <w:p w14:paraId="6651A5AF" w14:textId="77777777" w:rsidR="00F05A43" w:rsidRDefault="00F05A43"/>
    <w:p w14:paraId="654E0862" w14:textId="77777777" w:rsidR="00F05A43" w:rsidRDefault="00F05A43"/>
    <w:p w14:paraId="7DA48152" w14:textId="77777777" w:rsidR="00F05A43" w:rsidRDefault="00F05A43"/>
    <w:p w14:paraId="2B02324F" w14:textId="77777777" w:rsidR="00F05A43" w:rsidRDefault="00F05A43"/>
    <w:p w14:paraId="0E50BC92" w14:textId="77777777" w:rsidR="00F05A43" w:rsidRDefault="00F05A43"/>
  </w:endnote>
  <w:endnote w:type="continuationSeparator" w:id="0">
    <w:p w14:paraId="359890F6" w14:textId="77777777" w:rsidR="00F05A43" w:rsidRDefault="00F05A43" w:rsidP="00B53F07">
      <w:r>
        <w:continuationSeparator/>
      </w:r>
    </w:p>
    <w:p w14:paraId="38FDFF31" w14:textId="77777777" w:rsidR="00F05A43" w:rsidRDefault="00F05A43" w:rsidP="00B53F07"/>
    <w:p w14:paraId="0333BBC5" w14:textId="77777777" w:rsidR="00F05A43" w:rsidRDefault="00F05A43"/>
    <w:p w14:paraId="72B7142F" w14:textId="77777777" w:rsidR="00F05A43" w:rsidRDefault="00F05A43"/>
    <w:p w14:paraId="748E41F0" w14:textId="77777777" w:rsidR="00F05A43" w:rsidRDefault="00F05A43"/>
    <w:p w14:paraId="1084967E" w14:textId="77777777" w:rsidR="00F05A43" w:rsidRDefault="00F05A43"/>
    <w:p w14:paraId="498E0E74" w14:textId="77777777" w:rsidR="00F05A43" w:rsidRDefault="00F05A43"/>
    <w:p w14:paraId="69CD5832" w14:textId="77777777" w:rsidR="00F05A43" w:rsidRDefault="00F05A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TimeH">
    <w:altName w:val="Courier New"/>
    <w:charset w:val="00"/>
    <w:family w:val="swiss"/>
    <w:pitch w:val="variable"/>
    <w:sig w:usb0="00000001" w:usb1="00000000" w:usb2="00000000" w:usb3="00000000" w:csb0="00000013" w:csb1="00000000"/>
  </w:font>
  <w:font w:name=".VnArialH">
    <w:charset w:val="00"/>
    <w:family w:val="swiss"/>
    <w:pitch w:val="variable"/>
    <w:sig w:usb0="00000007" w:usb1="00000000" w:usb2="00000000" w:usb3="00000000" w:csb0="00000003" w:csb1="00000000"/>
  </w:font>
  <w:font w:name=".VnArial">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A0D21" w14:textId="64244FFD" w:rsidR="008A2CF3" w:rsidRPr="002167CC" w:rsidRDefault="008A2CF3" w:rsidP="00F56327">
    <w:pPr>
      <w:pStyle w:val="Footer1"/>
    </w:pPr>
    <w:del w:id="650" w:author="Christian Andre Palomino Solis" w:date="2020-12-10T17:29:00Z">
      <w:r w:rsidDel="00F56327">
        <w:delText>BM_QTPT_HDCD</w:delText>
      </w:r>
      <w:r w:rsidDel="00F56327">
        <w:fldChar w:fldCharType="begin"/>
      </w:r>
      <w:r w:rsidDel="00F56327">
        <w:delInstrText xml:space="preserve"> PAGE </w:delInstrText>
      </w:r>
      <w:r w:rsidDel="00F56327">
        <w:fldChar w:fldCharType="separate"/>
      </w:r>
      <w:r w:rsidR="00F56327" w:rsidDel="00F56327">
        <w:rPr>
          <w:noProof/>
        </w:rPr>
        <w:delText>5</w:delText>
      </w:r>
      <w:r w:rsidDel="00F56327">
        <w:rPr>
          <w:noProof/>
        </w:rPr>
        <w:fldChar w:fldCharType="end"/>
      </w:r>
    </w:del>
    <w:ins w:id="651" w:author="Christian Andre Palomino Solis" w:date="2020-12-10T17:29:00Z">
      <w:r w:rsidR="00F56327">
        <w:t>XXXXXXX</w:t>
      </w:r>
    </w:ins>
    <w:r w:rsidRPr="002167CC">
      <w:t>/</w:t>
    </w:r>
    <w:r w:rsidR="009F30AA">
      <w:rPr>
        <w:noProof/>
      </w:rPr>
      <w:fldChar w:fldCharType="begin"/>
    </w:r>
    <w:r w:rsidR="009F30AA">
      <w:rPr>
        <w:noProof/>
      </w:rPr>
      <w:instrText xml:space="preserve"> NUMPAGES </w:instrText>
    </w:r>
    <w:r w:rsidR="009F30AA">
      <w:rPr>
        <w:noProof/>
      </w:rPr>
      <w:fldChar w:fldCharType="separate"/>
    </w:r>
    <w:r w:rsidR="00F56327">
      <w:rPr>
        <w:noProof/>
      </w:rPr>
      <w:t>15</w:t>
    </w:r>
    <w:r w:rsidR="009F30A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BFE720" w14:textId="77777777" w:rsidR="00F05A43" w:rsidRDefault="00F05A43" w:rsidP="00B53F07">
      <w:r>
        <w:separator/>
      </w:r>
    </w:p>
    <w:p w14:paraId="39126F46" w14:textId="77777777" w:rsidR="00F05A43" w:rsidRDefault="00F05A43" w:rsidP="00B53F07"/>
    <w:p w14:paraId="13439032" w14:textId="77777777" w:rsidR="00F05A43" w:rsidRDefault="00F05A43"/>
    <w:p w14:paraId="21FF97BF" w14:textId="77777777" w:rsidR="00F05A43" w:rsidRDefault="00F05A43"/>
    <w:p w14:paraId="656D3C19" w14:textId="77777777" w:rsidR="00F05A43" w:rsidRDefault="00F05A43"/>
    <w:p w14:paraId="2AA77063" w14:textId="77777777" w:rsidR="00F05A43" w:rsidRDefault="00F05A43"/>
    <w:p w14:paraId="748F4F9E" w14:textId="77777777" w:rsidR="00F05A43" w:rsidRDefault="00F05A43"/>
    <w:p w14:paraId="38EE4F71" w14:textId="77777777" w:rsidR="00F05A43" w:rsidRDefault="00F05A43"/>
  </w:footnote>
  <w:footnote w:type="continuationSeparator" w:id="0">
    <w:p w14:paraId="763F1E90" w14:textId="77777777" w:rsidR="00F05A43" w:rsidRDefault="00F05A43" w:rsidP="00B53F07">
      <w:r>
        <w:continuationSeparator/>
      </w:r>
    </w:p>
    <w:p w14:paraId="6E8483F4" w14:textId="77777777" w:rsidR="00F05A43" w:rsidRDefault="00F05A43" w:rsidP="00B53F07"/>
    <w:p w14:paraId="6CC71B67" w14:textId="77777777" w:rsidR="00F05A43" w:rsidRDefault="00F05A43"/>
    <w:p w14:paraId="2D7330AF" w14:textId="77777777" w:rsidR="00F05A43" w:rsidRDefault="00F05A43"/>
    <w:p w14:paraId="371F8390" w14:textId="77777777" w:rsidR="00F05A43" w:rsidRDefault="00F05A43"/>
    <w:p w14:paraId="4F070AEC" w14:textId="77777777" w:rsidR="00F05A43" w:rsidRDefault="00F05A43"/>
    <w:p w14:paraId="5C3AD0E1" w14:textId="77777777" w:rsidR="00F05A43" w:rsidRDefault="00F05A43"/>
    <w:p w14:paraId="576C3D13" w14:textId="77777777" w:rsidR="00F05A43" w:rsidRDefault="00F05A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5F505" w14:textId="77777777" w:rsidR="008A2CF3" w:rsidRDefault="00F05A43">
    <w:r>
      <w:rPr>
        <w:noProof/>
      </w:rPr>
      <w:pict w14:anchorId="4A567B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754.5pt;height:60.75pt;rotation:315;z-index:-251658752;mso-position-horizontal:center;mso-position-horizontal-relative:margin;mso-position-vertical:center;mso-position-vertical-relative:margin" o:allowincell="f" fillcolor="silver" stroked="f">
          <v:fill opacity=".5"/>
          <v:textpath style="font-family:&quot;Times New Roman&quot;;font-size:54pt" string="VIETTELSOFT INTERNAL USE"/>
          <w10:wrap anchorx="margin" anchory="margin"/>
        </v:shape>
      </w:pict>
    </w:r>
  </w:p>
  <w:p w14:paraId="42F5AF43" w14:textId="77777777" w:rsidR="008A2CF3" w:rsidRDefault="008A2CF3"/>
  <w:p w14:paraId="66516D23" w14:textId="77777777" w:rsidR="008A2CF3" w:rsidRDefault="008A2CF3" w:rsidP="00E6020D"/>
  <w:p w14:paraId="5CD4C2B6" w14:textId="77777777" w:rsidR="008A2CF3" w:rsidRDefault="008A2CF3" w:rsidP="006C26F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88454" w14:textId="77777777" w:rsidR="008A2CF3" w:rsidRPr="002167CC" w:rsidRDefault="00F05A43" w:rsidP="00F56327">
    <w:pPr>
      <w:pStyle w:val="Header"/>
    </w:pPr>
    <w:r>
      <w:rPr>
        <w:noProof/>
      </w:rPr>
      <w:pict w14:anchorId="72DF94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754.5pt;height:60.75pt;rotation:315;z-index:-251657728;mso-position-horizontal:center;mso-position-horizontal-relative:margin;mso-position-vertical:center;mso-position-vertical-relative:margin" o:allowincell="f" fillcolor="silver" stroked="f">
          <v:fill opacity=".5"/>
          <v:textpath style="font-family:&quot;Times New Roman&quot;;font-size:54pt" string="VIETTELSOFT INTERNAL USE"/>
          <w10:wrap anchorx="margin" anchory="margin"/>
        </v:shape>
      </w:pict>
    </w:r>
    <w:r w:rsidR="008A2CF3">
      <w:rPr>
        <w:lang w:val="en-AU"/>
      </w:rPr>
      <w:t xml:space="preserve">SMS_INFO </w:t>
    </w:r>
    <w:r w:rsidR="008A2CF3" w:rsidRPr="002167CC">
      <w:t xml:space="preserve">– </w:t>
    </w:r>
    <w:proofErr w:type="spellStart"/>
    <w:r w:rsidR="008A2CF3" w:rsidRPr="002167CC">
      <w:t>T</w:t>
    </w:r>
    <w:r w:rsidR="008A2CF3">
      <w:t>ài</w:t>
    </w:r>
    <w:proofErr w:type="spellEnd"/>
    <w:r w:rsidR="008A2CF3">
      <w:t xml:space="preserve"> </w:t>
    </w:r>
    <w:proofErr w:type="spellStart"/>
    <w:r w:rsidR="008A2CF3">
      <w:t>liệu</w:t>
    </w:r>
    <w:proofErr w:type="spellEnd"/>
    <w:r w:rsidR="008A2CF3">
      <w:t xml:space="preserve"> </w:t>
    </w:r>
    <w:proofErr w:type="spellStart"/>
    <w:r w:rsidR="008A2CF3">
      <w:t>Hướng</w:t>
    </w:r>
    <w:proofErr w:type="spellEnd"/>
    <w:r w:rsidR="008A2CF3">
      <w:t xml:space="preserve"> </w:t>
    </w:r>
    <w:proofErr w:type="spellStart"/>
    <w:r w:rsidR="008A2CF3">
      <w:t>dẫn</w:t>
    </w:r>
    <w:proofErr w:type="spellEnd"/>
    <w:r w:rsidR="008A2CF3">
      <w:t xml:space="preserve"> </w:t>
    </w:r>
    <w:proofErr w:type="spellStart"/>
    <w:r w:rsidR="008A2CF3">
      <w:t>Cài</w:t>
    </w:r>
    <w:proofErr w:type="spellEnd"/>
    <w:r w:rsidR="008A2CF3">
      <w:t xml:space="preserve"> </w:t>
    </w:r>
    <w:proofErr w:type="spellStart"/>
    <w:r w:rsidR="008A2CF3">
      <w:t>đặt</w:t>
    </w:r>
    <w:proofErr w:type="spellEnd"/>
    <w:r w:rsidR="008A2CF3">
      <w:tab/>
      <w:t>v1.0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1A27D" w14:textId="77777777" w:rsidR="008A2CF3" w:rsidRDefault="00F05A43" w:rsidP="00F56327">
    <w:pPr>
      <w:pStyle w:val="Header"/>
      <w:pPrChange w:id="652" w:author="Christian Andre Palomino Solis" w:date="2020-12-10T17:30:00Z">
        <w:pPr>
          <w:pStyle w:val="Header"/>
        </w:pPr>
      </w:pPrChange>
    </w:pPr>
    <w:r>
      <w:rPr>
        <w:noProof/>
      </w:rPr>
      <w:pict w14:anchorId="0660C67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754.5pt;height:60.75pt;rotation:315;z-index:-251659776;mso-position-horizontal:center;mso-position-horizontal-relative:margin;mso-position-vertical:center;mso-position-vertical-relative:margin" o:allowincell="f" fillcolor="silver" stroked="f">
          <v:fill opacity=".5"/>
          <v:textpath style="font-family:&quot;Times New Roman&quot;;font-size:54pt" string="VIETTELSOFT INTERNAL US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8"/>
      </v:shape>
    </w:pict>
  </w:numPicBullet>
  <w:abstractNum w:abstractNumId="0" w15:restartNumberingAfterBreak="0">
    <w:nsid w:val="FFFFFF88"/>
    <w:multiLevelType w:val="singleLevel"/>
    <w:tmpl w:val="6A9C7F4C"/>
    <w:lvl w:ilvl="0">
      <w:start w:val="1"/>
      <w:numFmt w:val="decimal"/>
      <w:pStyle w:val="ListNumber"/>
      <w:lvlText w:val="%1."/>
      <w:lvlJc w:val="left"/>
      <w:pPr>
        <w:tabs>
          <w:tab w:val="num" w:pos="360"/>
        </w:tabs>
        <w:ind w:left="360" w:hanging="360"/>
      </w:pPr>
    </w:lvl>
  </w:abstractNum>
  <w:abstractNum w:abstractNumId="1" w15:restartNumberingAfterBreak="0">
    <w:nsid w:val="046546E6"/>
    <w:multiLevelType w:val="multilevel"/>
    <w:tmpl w:val="8C401842"/>
    <w:lvl w:ilvl="0">
      <w:start w:val="1"/>
      <w:numFmt w:val="upperRoman"/>
      <w:lvlText w:val="%1."/>
      <w:lvlJc w:val="left"/>
      <w:pPr>
        <w:tabs>
          <w:tab w:val="num" w:pos="431"/>
        </w:tabs>
        <w:ind w:left="431" w:hanging="431"/>
      </w:pPr>
      <w:rPr>
        <w:rFonts w:ascii="Times New Roman" w:hAnsi="Times New Roman" w:hint="default"/>
        <w:b/>
        <w:i w:val="0"/>
        <w:sz w:val="26"/>
        <w:szCs w:val="26"/>
      </w:rPr>
    </w:lvl>
    <w:lvl w:ilvl="1">
      <w:start w:val="1"/>
      <w:numFmt w:val="decimal"/>
      <w:isLgl/>
      <w:suff w:val="space"/>
      <w:lvlText w:val="%1.%2."/>
      <w:lvlJc w:val="left"/>
      <w:pPr>
        <w:ind w:left="0" w:firstLine="0"/>
      </w:pPr>
      <w:rPr>
        <w:rFonts w:ascii="Times New Roman" w:hAnsi="Times New Roman" w:hint="default"/>
        <w:b/>
        <w:i w:val="0"/>
        <w:sz w:val="26"/>
        <w:szCs w:val="26"/>
      </w:rPr>
    </w:lvl>
    <w:lvl w:ilvl="2">
      <w:start w:val="1"/>
      <w:numFmt w:val="decimal"/>
      <w:isLgl/>
      <w:suff w:val="space"/>
      <w:lvlText w:val="%1.%2.%3."/>
      <w:lvlJc w:val="left"/>
      <w:pPr>
        <w:ind w:left="0" w:firstLine="0"/>
      </w:pPr>
      <w:rPr>
        <w:rFonts w:hint="default"/>
      </w:rPr>
    </w:lvl>
    <w:lvl w:ilvl="3">
      <w:start w:val="1"/>
      <w:numFmt w:val="decimal"/>
      <w:pStyle w:val="Heading4"/>
      <w:isLgl/>
      <w:lvlText w:val="1.%2.%3.%4"/>
      <w:lvlJc w:val="left"/>
      <w:pPr>
        <w:tabs>
          <w:tab w:val="num" w:pos="567"/>
        </w:tabs>
        <w:ind w:left="720" w:firstLine="0"/>
      </w:pPr>
      <w:rPr>
        <w:rFonts w:hint="default"/>
      </w:rPr>
    </w:lvl>
    <w:lvl w:ilvl="4">
      <w:start w:val="1"/>
      <w:numFmt w:val="decimal"/>
      <w:lvlText w:val="(%5)"/>
      <w:lvlJc w:val="left"/>
      <w:pPr>
        <w:tabs>
          <w:tab w:val="num" w:pos="1800"/>
        </w:tabs>
        <w:ind w:left="1440" w:firstLine="0"/>
      </w:pPr>
      <w:rPr>
        <w:rFonts w:hint="default"/>
      </w:rPr>
    </w:lvl>
    <w:lvl w:ilvl="5">
      <w:start w:val="1"/>
      <w:numFmt w:val="lowerLetter"/>
      <w:lvlText w:val="(%6)"/>
      <w:lvlJc w:val="left"/>
      <w:pPr>
        <w:tabs>
          <w:tab w:val="num" w:pos="2520"/>
        </w:tabs>
        <w:ind w:left="2160" w:firstLine="0"/>
      </w:pPr>
      <w:rPr>
        <w:rFonts w:hint="default"/>
      </w:rPr>
    </w:lvl>
    <w:lvl w:ilvl="6">
      <w:start w:val="1"/>
      <w:numFmt w:val="lowerRoman"/>
      <w:lvlText w:val="(%7)"/>
      <w:lvlJc w:val="left"/>
      <w:pPr>
        <w:tabs>
          <w:tab w:val="num" w:pos="3240"/>
        </w:tabs>
        <w:ind w:left="2880" w:firstLine="0"/>
      </w:pPr>
      <w:rPr>
        <w:rFonts w:hint="default"/>
      </w:rPr>
    </w:lvl>
    <w:lvl w:ilvl="7">
      <w:start w:val="1"/>
      <w:numFmt w:val="lowerLetter"/>
      <w:lvlText w:val="(%8)"/>
      <w:lvlJc w:val="left"/>
      <w:pPr>
        <w:tabs>
          <w:tab w:val="num" w:pos="3960"/>
        </w:tabs>
        <w:ind w:left="3600" w:firstLine="0"/>
      </w:pPr>
      <w:rPr>
        <w:rFonts w:hint="default"/>
      </w:rPr>
    </w:lvl>
    <w:lvl w:ilvl="8">
      <w:start w:val="1"/>
      <w:numFmt w:val="lowerRoman"/>
      <w:lvlText w:val="(%9)"/>
      <w:lvlJc w:val="left"/>
      <w:pPr>
        <w:tabs>
          <w:tab w:val="num" w:pos="4680"/>
        </w:tabs>
        <w:ind w:left="4320" w:firstLine="0"/>
      </w:pPr>
      <w:rPr>
        <w:rFonts w:hint="default"/>
      </w:r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7CC3F0A"/>
    <w:multiLevelType w:val="hybridMultilevel"/>
    <w:tmpl w:val="C0B20114"/>
    <w:lvl w:ilvl="0" w:tplc="DB6A1B00">
      <w:numFmt w:val="bullet"/>
      <w:pStyle w:val="Text"/>
      <w:lvlText w:val="-"/>
      <w:lvlJc w:val="left"/>
      <w:pPr>
        <w:tabs>
          <w:tab w:val="num" w:pos="1080"/>
        </w:tabs>
        <w:ind w:left="108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15:restartNumberingAfterBreak="0">
    <w:nsid w:val="0CFB1974"/>
    <w:multiLevelType w:val="hybridMultilevel"/>
    <w:tmpl w:val="52E6B21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041325D"/>
    <w:multiLevelType w:val="multilevel"/>
    <w:tmpl w:val="17045FCE"/>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559317D"/>
    <w:multiLevelType w:val="hybridMultilevel"/>
    <w:tmpl w:val="6884ECE6"/>
    <w:lvl w:ilvl="0" w:tplc="04090001">
      <w:start w:val="1"/>
      <w:numFmt w:val="bullet"/>
      <w:lvlText w:val=""/>
      <w:lvlJc w:val="left"/>
      <w:pPr>
        <w:ind w:left="1258" w:hanging="360"/>
      </w:pPr>
      <w:rPr>
        <w:rFonts w:ascii="Symbol" w:hAnsi="Symbol" w:hint="default"/>
      </w:rPr>
    </w:lvl>
    <w:lvl w:ilvl="1" w:tplc="04090003" w:tentative="1">
      <w:start w:val="1"/>
      <w:numFmt w:val="bullet"/>
      <w:lvlText w:val="o"/>
      <w:lvlJc w:val="left"/>
      <w:pPr>
        <w:ind w:left="1978" w:hanging="360"/>
      </w:pPr>
      <w:rPr>
        <w:rFonts w:ascii="Courier New" w:hAnsi="Courier New" w:cs="Courier New" w:hint="default"/>
      </w:rPr>
    </w:lvl>
    <w:lvl w:ilvl="2" w:tplc="04090005" w:tentative="1">
      <w:start w:val="1"/>
      <w:numFmt w:val="bullet"/>
      <w:lvlText w:val=""/>
      <w:lvlJc w:val="left"/>
      <w:pPr>
        <w:ind w:left="2698" w:hanging="360"/>
      </w:pPr>
      <w:rPr>
        <w:rFonts w:ascii="Wingdings" w:hAnsi="Wingdings" w:hint="default"/>
      </w:rPr>
    </w:lvl>
    <w:lvl w:ilvl="3" w:tplc="04090001" w:tentative="1">
      <w:start w:val="1"/>
      <w:numFmt w:val="bullet"/>
      <w:lvlText w:val=""/>
      <w:lvlJc w:val="left"/>
      <w:pPr>
        <w:ind w:left="3418" w:hanging="360"/>
      </w:pPr>
      <w:rPr>
        <w:rFonts w:ascii="Symbol" w:hAnsi="Symbol" w:hint="default"/>
      </w:rPr>
    </w:lvl>
    <w:lvl w:ilvl="4" w:tplc="04090003" w:tentative="1">
      <w:start w:val="1"/>
      <w:numFmt w:val="bullet"/>
      <w:lvlText w:val="o"/>
      <w:lvlJc w:val="left"/>
      <w:pPr>
        <w:ind w:left="4138" w:hanging="360"/>
      </w:pPr>
      <w:rPr>
        <w:rFonts w:ascii="Courier New" w:hAnsi="Courier New" w:cs="Courier New" w:hint="default"/>
      </w:rPr>
    </w:lvl>
    <w:lvl w:ilvl="5" w:tplc="04090005" w:tentative="1">
      <w:start w:val="1"/>
      <w:numFmt w:val="bullet"/>
      <w:lvlText w:val=""/>
      <w:lvlJc w:val="left"/>
      <w:pPr>
        <w:ind w:left="4858" w:hanging="360"/>
      </w:pPr>
      <w:rPr>
        <w:rFonts w:ascii="Wingdings" w:hAnsi="Wingdings" w:hint="default"/>
      </w:rPr>
    </w:lvl>
    <w:lvl w:ilvl="6" w:tplc="04090001" w:tentative="1">
      <w:start w:val="1"/>
      <w:numFmt w:val="bullet"/>
      <w:lvlText w:val=""/>
      <w:lvlJc w:val="left"/>
      <w:pPr>
        <w:ind w:left="5578" w:hanging="360"/>
      </w:pPr>
      <w:rPr>
        <w:rFonts w:ascii="Symbol" w:hAnsi="Symbol" w:hint="default"/>
      </w:rPr>
    </w:lvl>
    <w:lvl w:ilvl="7" w:tplc="04090003" w:tentative="1">
      <w:start w:val="1"/>
      <w:numFmt w:val="bullet"/>
      <w:lvlText w:val="o"/>
      <w:lvlJc w:val="left"/>
      <w:pPr>
        <w:ind w:left="6298" w:hanging="360"/>
      </w:pPr>
      <w:rPr>
        <w:rFonts w:ascii="Courier New" w:hAnsi="Courier New" w:cs="Courier New" w:hint="default"/>
      </w:rPr>
    </w:lvl>
    <w:lvl w:ilvl="8" w:tplc="04090005" w:tentative="1">
      <w:start w:val="1"/>
      <w:numFmt w:val="bullet"/>
      <w:lvlText w:val=""/>
      <w:lvlJc w:val="left"/>
      <w:pPr>
        <w:ind w:left="7018" w:hanging="360"/>
      </w:pPr>
      <w:rPr>
        <w:rFonts w:ascii="Wingdings" w:hAnsi="Wingdings" w:hint="default"/>
      </w:rPr>
    </w:lvl>
  </w:abstractNum>
  <w:abstractNum w:abstractNumId="9" w15:restartNumberingAfterBreak="0">
    <w:nsid w:val="1743075C"/>
    <w:multiLevelType w:val="hybridMultilevel"/>
    <w:tmpl w:val="07E8C330"/>
    <w:lvl w:ilvl="0" w:tplc="CE8C6F0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2" w15:restartNumberingAfterBreak="0">
    <w:nsid w:val="1F3B5370"/>
    <w:multiLevelType w:val="hybridMultilevel"/>
    <w:tmpl w:val="45728402"/>
    <w:lvl w:ilvl="0" w:tplc="F8767574">
      <w:numFmt w:val="bullet"/>
      <w:pStyle w:val="MyNormal"/>
      <w:lvlText w:val="-"/>
      <w:lvlJc w:val="left"/>
      <w:pPr>
        <w:tabs>
          <w:tab w:val="num" w:pos="360"/>
        </w:tabs>
        <w:ind w:left="360" w:hanging="360"/>
      </w:pPr>
      <w:rPr>
        <w:rFonts w:ascii="Times New Roman" w:eastAsia="Times New Roman" w:hAnsi="Times New Roman" w:cs="Times New Roman" w:hint="default"/>
      </w:rPr>
    </w:lvl>
    <w:lvl w:ilvl="1" w:tplc="401CF9EA">
      <w:start w:val="1"/>
      <w:numFmt w:val="bullet"/>
      <w:lvlText w:val="o"/>
      <w:lvlJc w:val="left"/>
      <w:pPr>
        <w:tabs>
          <w:tab w:val="num" w:pos="1780"/>
        </w:tabs>
        <w:ind w:left="1780" w:hanging="360"/>
      </w:pPr>
      <w:rPr>
        <w:rFonts w:ascii="Courier New" w:hAnsi="Courier New" w:cs="Courier New" w:hint="default"/>
      </w:rPr>
    </w:lvl>
    <w:lvl w:ilvl="2" w:tplc="2B50FF0E">
      <w:start w:val="1"/>
      <w:numFmt w:val="bullet"/>
      <w:lvlText w:val=""/>
      <w:lvlPicBulletId w:val="0"/>
      <w:lvlJc w:val="left"/>
      <w:pPr>
        <w:tabs>
          <w:tab w:val="num" w:pos="2500"/>
        </w:tabs>
        <w:ind w:left="2500" w:hanging="360"/>
      </w:pPr>
      <w:rPr>
        <w:rFonts w:ascii="Symbol" w:hAnsi="Symbol" w:hint="default"/>
      </w:rPr>
    </w:lvl>
    <w:lvl w:ilvl="3" w:tplc="41A84D50">
      <w:start w:val="1"/>
      <w:numFmt w:val="bullet"/>
      <w:lvlText w:val=""/>
      <w:lvlJc w:val="left"/>
      <w:pPr>
        <w:tabs>
          <w:tab w:val="num" w:pos="3220"/>
        </w:tabs>
        <w:ind w:left="3220" w:hanging="360"/>
      </w:pPr>
      <w:rPr>
        <w:rFonts w:ascii="Symbol" w:hAnsi="Symbol" w:hint="default"/>
      </w:rPr>
    </w:lvl>
    <w:lvl w:ilvl="4" w:tplc="4CF02A8C">
      <w:start w:val="1"/>
      <w:numFmt w:val="bullet"/>
      <w:lvlText w:val="o"/>
      <w:lvlJc w:val="left"/>
      <w:pPr>
        <w:tabs>
          <w:tab w:val="num" w:pos="3940"/>
        </w:tabs>
        <w:ind w:left="3940" w:hanging="360"/>
      </w:pPr>
      <w:rPr>
        <w:rFonts w:ascii="Courier New" w:hAnsi="Courier New" w:cs="Courier New" w:hint="default"/>
      </w:rPr>
    </w:lvl>
    <w:lvl w:ilvl="5" w:tplc="BFA48A70">
      <w:start w:val="1"/>
      <w:numFmt w:val="bullet"/>
      <w:lvlText w:val=""/>
      <w:lvlJc w:val="left"/>
      <w:pPr>
        <w:tabs>
          <w:tab w:val="num" w:pos="4660"/>
        </w:tabs>
        <w:ind w:left="4660" w:hanging="360"/>
      </w:pPr>
      <w:rPr>
        <w:rFonts w:ascii="Wingdings" w:hAnsi="Wingdings" w:hint="default"/>
      </w:rPr>
    </w:lvl>
    <w:lvl w:ilvl="6" w:tplc="592670B4" w:tentative="1">
      <w:start w:val="1"/>
      <w:numFmt w:val="bullet"/>
      <w:lvlText w:val=""/>
      <w:lvlJc w:val="left"/>
      <w:pPr>
        <w:tabs>
          <w:tab w:val="num" w:pos="5380"/>
        </w:tabs>
        <w:ind w:left="5380" w:hanging="360"/>
      </w:pPr>
      <w:rPr>
        <w:rFonts w:ascii="Symbol" w:hAnsi="Symbol" w:hint="default"/>
      </w:rPr>
    </w:lvl>
    <w:lvl w:ilvl="7" w:tplc="18723BB8" w:tentative="1">
      <w:start w:val="1"/>
      <w:numFmt w:val="bullet"/>
      <w:lvlText w:val="o"/>
      <w:lvlJc w:val="left"/>
      <w:pPr>
        <w:tabs>
          <w:tab w:val="num" w:pos="6100"/>
        </w:tabs>
        <w:ind w:left="6100" w:hanging="360"/>
      </w:pPr>
      <w:rPr>
        <w:rFonts w:ascii="Courier New" w:hAnsi="Courier New" w:cs="Courier New" w:hint="default"/>
      </w:rPr>
    </w:lvl>
    <w:lvl w:ilvl="8" w:tplc="955A2FF4" w:tentative="1">
      <w:start w:val="1"/>
      <w:numFmt w:val="bullet"/>
      <w:lvlText w:val=""/>
      <w:lvlJc w:val="left"/>
      <w:pPr>
        <w:tabs>
          <w:tab w:val="num" w:pos="6820"/>
        </w:tabs>
        <w:ind w:left="6820" w:hanging="360"/>
      </w:pPr>
      <w:rPr>
        <w:rFonts w:ascii="Wingdings" w:hAnsi="Wingdings" w:hint="default"/>
      </w:rPr>
    </w:lvl>
  </w:abstractNum>
  <w:abstractNum w:abstractNumId="13" w15:restartNumberingAfterBreak="0">
    <w:nsid w:val="2368015F"/>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54A4F5E"/>
    <w:multiLevelType w:val="singleLevel"/>
    <w:tmpl w:val="9B1ABC72"/>
    <w:lvl w:ilvl="0">
      <w:numFmt w:val="bullet"/>
      <w:lvlText w:val="-"/>
      <w:lvlJc w:val="left"/>
      <w:pPr>
        <w:tabs>
          <w:tab w:val="num" w:pos="795"/>
        </w:tabs>
        <w:ind w:left="795" w:hanging="360"/>
      </w:pPr>
      <w:rPr>
        <w:rFonts w:hint="default"/>
      </w:rPr>
    </w:lvl>
  </w:abstractNum>
  <w:abstractNum w:abstractNumId="15" w15:restartNumberingAfterBreak="0">
    <w:nsid w:val="26A7204F"/>
    <w:multiLevelType w:val="hybridMultilevel"/>
    <w:tmpl w:val="524A7924"/>
    <w:lvl w:ilvl="0" w:tplc="0409000F">
      <w:start w:val="1"/>
      <w:numFmt w:val="decimal"/>
      <w:lvlText w:val="%1."/>
      <w:lvlJc w:val="left"/>
      <w:pPr>
        <w:tabs>
          <w:tab w:val="num" w:pos="922"/>
        </w:tabs>
        <w:ind w:left="922" w:hanging="360"/>
      </w:pPr>
      <w:rPr>
        <w:rFonts w:hint="default"/>
      </w:rPr>
    </w:lvl>
    <w:lvl w:ilvl="1" w:tplc="9A1ED816">
      <w:start w:val="1"/>
      <w:numFmt w:val="bullet"/>
      <w:lvlText w:val="o"/>
      <w:lvlJc w:val="left"/>
      <w:pPr>
        <w:tabs>
          <w:tab w:val="num" w:pos="1642"/>
        </w:tabs>
        <w:ind w:left="1642" w:hanging="360"/>
      </w:pPr>
      <w:rPr>
        <w:rFonts w:ascii="Courier New" w:hAnsi="Courier New" w:cs="Courier New" w:hint="default"/>
      </w:rPr>
    </w:lvl>
    <w:lvl w:ilvl="2" w:tplc="503A26DC">
      <w:start w:val="1"/>
      <w:numFmt w:val="bullet"/>
      <w:lvlText w:val=""/>
      <w:lvlJc w:val="left"/>
      <w:pPr>
        <w:tabs>
          <w:tab w:val="num" w:pos="2362"/>
        </w:tabs>
        <w:ind w:left="2362" w:hanging="360"/>
      </w:pPr>
      <w:rPr>
        <w:rFonts w:ascii="Wingdings" w:hAnsi="Wingdings" w:hint="default"/>
      </w:rPr>
    </w:lvl>
    <w:lvl w:ilvl="3" w:tplc="444A283E">
      <w:start w:val="1"/>
      <w:numFmt w:val="bullet"/>
      <w:lvlText w:val=""/>
      <w:lvlJc w:val="left"/>
      <w:pPr>
        <w:tabs>
          <w:tab w:val="num" w:pos="3082"/>
        </w:tabs>
        <w:ind w:left="3082" w:hanging="360"/>
      </w:pPr>
      <w:rPr>
        <w:rFonts w:ascii="Symbol" w:hAnsi="Symbol" w:hint="default"/>
      </w:rPr>
    </w:lvl>
    <w:lvl w:ilvl="4" w:tplc="4D842BBA" w:tentative="1">
      <w:start w:val="1"/>
      <w:numFmt w:val="bullet"/>
      <w:lvlText w:val="o"/>
      <w:lvlJc w:val="left"/>
      <w:pPr>
        <w:tabs>
          <w:tab w:val="num" w:pos="3802"/>
        </w:tabs>
        <w:ind w:left="3802" w:hanging="360"/>
      </w:pPr>
      <w:rPr>
        <w:rFonts w:ascii="Courier New" w:hAnsi="Courier New" w:cs="Courier New" w:hint="default"/>
      </w:rPr>
    </w:lvl>
    <w:lvl w:ilvl="5" w:tplc="FF8EA84E" w:tentative="1">
      <w:start w:val="1"/>
      <w:numFmt w:val="bullet"/>
      <w:lvlText w:val=""/>
      <w:lvlJc w:val="left"/>
      <w:pPr>
        <w:tabs>
          <w:tab w:val="num" w:pos="4522"/>
        </w:tabs>
        <w:ind w:left="4522" w:hanging="360"/>
      </w:pPr>
      <w:rPr>
        <w:rFonts w:ascii="Wingdings" w:hAnsi="Wingdings" w:hint="default"/>
      </w:rPr>
    </w:lvl>
    <w:lvl w:ilvl="6" w:tplc="3CD63DCA" w:tentative="1">
      <w:start w:val="1"/>
      <w:numFmt w:val="bullet"/>
      <w:lvlText w:val=""/>
      <w:lvlJc w:val="left"/>
      <w:pPr>
        <w:tabs>
          <w:tab w:val="num" w:pos="5242"/>
        </w:tabs>
        <w:ind w:left="5242" w:hanging="360"/>
      </w:pPr>
      <w:rPr>
        <w:rFonts w:ascii="Symbol" w:hAnsi="Symbol" w:hint="default"/>
      </w:rPr>
    </w:lvl>
    <w:lvl w:ilvl="7" w:tplc="F58215C6" w:tentative="1">
      <w:start w:val="1"/>
      <w:numFmt w:val="bullet"/>
      <w:lvlText w:val="o"/>
      <w:lvlJc w:val="left"/>
      <w:pPr>
        <w:tabs>
          <w:tab w:val="num" w:pos="5962"/>
        </w:tabs>
        <w:ind w:left="5962" w:hanging="360"/>
      </w:pPr>
      <w:rPr>
        <w:rFonts w:ascii="Courier New" w:hAnsi="Courier New" w:cs="Courier New" w:hint="default"/>
      </w:rPr>
    </w:lvl>
    <w:lvl w:ilvl="8" w:tplc="AF643C0A" w:tentative="1">
      <w:start w:val="1"/>
      <w:numFmt w:val="bullet"/>
      <w:lvlText w:val=""/>
      <w:lvlJc w:val="left"/>
      <w:pPr>
        <w:tabs>
          <w:tab w:val="num" w:pos="6682"/>
        </w:tabs>
        <w:ind w:left="6682" w:hanging="360"/>
      </w:pPr>
      <w:rPr>
        <w:rFonts w:ascii="Wingdings" w:hAnsi="Wingdings" w:hint="default"/>
      </w:rPr>
    </w:lvl>
  </w:abstractNum>
  <w:abstractNum w:abstractNumId="16" w15:restartNumberingAfterBreak="0">
    <w:nsid w:val="2BB9150A"/>
    <w:multiLevelType w:val="hybridMultilevel"/>
    <w:tmpl w:val="2726348E"/>
    <w:name w:val="52222222222"/>
    <w:lvl w:ilvl="0" w:tplc="3C74A8A6">
      <w:start w:val="16"/>
      <w:numFmt w:val="bullet"/>
      <w:lvlText w:val="–"/>
      <w:lvlJc w:val="left"/>
      <w:pPr>
        <w:tabs>
          <w:tab w:val="num" w:pos="922"/>
        </w:tabs>
        <w:ind w:left="922" w:hanging="360"/>
      </w:pPr>
      <w:rPr>
        <w:rFonts w:ascii="Times New Roman" w:eastAsia="Times New Roman" w:hAnsi="Times New Roman" w:cs="Times New Roman" w:hint="default"/>
      </w:rPr>
    </w:lvl>
    <w:lvl w:ilvl="1" w:tplc="9A1ED816">
      <w:start w:val="1"/>
      <w:numFmt w:val="bullet"/>
      <w:lvlText w:val="o"/>
      <w:lvlJc w:val="left"/>
      <w:pPr>
        <w:tabs>
          <w:tab w:val="num" w:pos="1642"/>
        </w:tabs>
        <w:ind w:left="1642" w:hanging="360"/>
      </w:pPr>
      <w:rPr>
        <w:rFonts w:ascii="Courier New" w:hAnsi="Courier New" w:cs="Courier New" w:hint="default"/>
      </w:rPr>
    </w:lvl>
    <w:lvl w:ilvl="2" w:tplc="503A26DC">
      <w:start w:val="1"/>
      <w:numFmt w:val="bullet"/>
      <w:lvlText w:val=""/>
      <w:lvlJc w:val="left"/>
      <w:pPr>
        <w:tabs>
          <w:tab w:val="num" w:pos="2362"/>
        </w:tabs>
        <w:ind w:left="2362" w:hanging="360"/>
      </w:pPr>
      <w:rPr>
        <w:rFonts w:ascii="Wingdings" w:hAnsi="Wingdings" w:hint="default"/>
      </w:rPr>
    </w:lvl>
    <w:lvl w:ilvl="3" w:tplc="444A283E">
      <w:start w:val="1"/>
      <w:numFmt w:val="bullet"/>
      <w:lvlText w:val=""/>
      <w:lvlJc w:val="left"/>
      <w:pPr>
        <w:tabs>
          <w:tab w:val="num" w:pos="3082"/>
        </w:tabs>
        <w:ind w:left="3082" w:hanging="360"/>
      </w:pPr>
      <w:rPr>
        <w:rFonts w:ascii="Symbol" w:hAnsi="Symbol" w:hint="default"/>
      </w:rPr>
    </w:lvl>
    <w:lvl w:ilvl="4" w:tplc="4D842BBA" w:tentative="1">
      <w:start w:val="1"/>
      <w:numFmt w:val="bullet"/>
      <w:lvlText w:val="o"/>
      <w:lvlJc w:val="left"/>
      <w:pPr>
        <w:tabs>
          <w:tab w:val="num" w:pos="3802"/>
        </w:tabs>
        <w:ind w:left="3802" w:hanging="360"/>
      </w:pPr>
      <w:rPr>
        <w:rFonts w:ascii="Courier New" w:hAnsi="Courier New" w:cs="Courier New" w:hint="default"/>
      </w:rPr>
    </w:lvl>
    <w:lvl w:ilvl="5" w:tplc="FF8EA84E" w:tentative="1">
      <w:start w:val="1"/>
      <w:numFmt w:val="bullet"/>
      <w:lvlText w:val=""/>
      <w:lvlJc w:val="left"/>
      <w:pPr>
        <w:tabs>
          <w:tab w:val="num" w:pos="4522"/>
        </w:tabs>
        <w:ind w:left="4522" w:hanging="360"/>
      </w:pPr>
      <w:rPr>
        <w:rFonts w:ascii="Wingdings" w:hAnsi="Wingdings" w:hint="default"/>
      </w:rPr>
    </w:lvl>
    <w:lvl w:ilvl="6" w:tplc="3CD63DCA" w:tentative="1">
      <w:start w:val="1"/>
      <w:numFmt w:val="bullet"/>
      <w:lvlText w:val=""/>
      <w:lvlJc w:val="left"/>
      <w:pPr>
        <w:tabs>
          <w:tab w:val="num" w:pos="5242"/>
        </w:tabs>
        <w:ind w:left="5242" w:hanging="360"/>
      </w:pPr>
      <w:rPr>
        <w:rFonts w:ascii="Symbol" w:hAnsi="Symbol" w:hint="default"/>
      </w:rPr>
    </w:lvl>
    <w:lvl w:ilvl="7" w:tplc="F58215C6" w:tentative="1">
      <w:start w:val="1"/>
      <w:numFmt w:val="bullet"/>
      <w:lvlText w:val="o"/>
      <w:lvlJc w:val="left"/>
      <w:pPr>
        <w:tabs>
          <w:tab w:val="num" w:pos="5962"/>
        </w:tabs>
        <w:ind w:left="5962" w:hanging="360"/>
      </w:pPr>
      <w:rPr>
        <w:rFonts w:ascii="Courier New" w:hAnsi="Courier New" w:cs="Courier New" w:hint="default"/>
      </w:rPr>
    </w:lvl>
    <w:lvl w:ilvl="8" w:tplc="AF643C0A" w:tentative="1">
      <w:start w:val="1"/>
      <w:numFmt w:val="bullet"/>
      <w:lvlText w:val=""/>
      <w:lvlJc w:val="left"/>
      <w:pPr>
        <w:tabs>
          <w:tab w:val="num" w:pos="6682"/>
        </w:tabs>
        <w:ind w:left="6682" w:hanging="360"/>
      </w:pPr>
      <w:rPr>
        <w:rFonts w:ascii="Wingdings" w:hAnsi="Wingdings" w:hint="default"/>
      </w:rPr>
    </w:lvl>
  </w:abstractNum>
  <w:abstractNum w:abstractNumId="17" w15:restartNumberingAfterBreak="0">
    <w:nsid w:val="2C305CE0"/>
    <w:multiLevelType w:val="singleLevel"/>
    <w:tmpl w:val="C930AA2E"/>
    <w:lvl w:ilvl="0">
      <w:start w:val="1"/>
      <w:numFmt w:val="bullet"/>
      <w:pStyle w:val="ListBullet"/>
      <w:lvlText w:val=""/>
      <w:lvlJc w:val="left"/>
      <w:pPr>
        <w:tabs>
          <w:tab w:val="num" w:pos="0"/>
        </w:tabs>
        <w:ind w:left="992" w:hanging="283"/>
      </w:pPr>
      <w:rPr>
        <w:rFonts w:ascii="Symbol" w:hAnsi="Symbol" w:cs="Times New Roman" w:hint="default"/>
      </w:rPr>
    </w:lvl>
  </w:abstractNum>
  <w:abstractNum w:abstractNumId="18" w15:restartNumberingAfterBreak="0">
    <w:nsid w:val="2FFF0D60"/>
    <w:multiLevelType w:val="multilevel"/>
    <w:tmpl w:val="DCFE9B4E"/>
    <w:name w:val="522222222"/>
    <w:lvl w:ilvl="0">
      <w:start w:val="1"/>
      <w:numFmt w:val="decimal"/>
      <w:lvlText w:val="%1"/>
      <w:lvlJc w:val="left"/>
      <w:pPr>
        <w:tabs>
          <w:tab w:val="num" w:pos="709"/>
        </w:tabs>
        <w:ind w:left="709" w:hanging="709"/>
      </w:pPr>
    </w:lvl>
    <w:lvl w:ilvl="1">
      <w:start w:val="1"/>
      <w:numFmt w:val="decimal"/>
      <w:lvlText w:val="%1.%2"/>
      <w:lvlJc w:val="left"/>
      <w:pPr>
        <w:tabs>
          <w:tab w:val="num" w:pos="709"/>
        </w:tabs>
        <w:ind w:left="709" w:hanging="709"/>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5C91829"/>
    <w:multiLevelType w:val="hybridMultilevel"/>
    <w:tmpl w:val="25A6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D922D9"/>
    <w:multiLevelType w:val="singleLevel"/>
    <w:tmpl w:val="A4283304"/>
    <w:lvl w:ilvl="0">
      <w:start w:val="1"/>
      <w:numFmt w:val="bullet"/>
      <w:lvlText w:val=""/>
      <w:lvlJc w:val="left"/>
      <w:pPr>
        <w:tabs>
          <w:tab w:val="num" w:pos="360"/>
        </w:tabs>
        <w:ind w:left="360" w:hanging="360"/>
      </w:pPr>
      <w:rPr>
        <w:rFonts w:ascii="Wingdings" w:hAnsi="Wingdings" w:cs="Times New Roman" w:hint="default"/>
      </w:rPr>
    </w:lvl>
  </w:abstractNum>
  <w:abstractNum w:abstractNumId="21" w15:restartNumberingAfterBreak="0">
    <w:nsid w:val="43BB2D25"/>
    <w:multiLevelType w:val="hybridMultilevel"/>
    <w:tmpl w:val="BD84F2E8"/>
    <w:lvl w:ilvl="0" w:tplc="04090001">
      <w:start w:val="1"/>
      <w:numFmt w:val="bullet"/>
      <w:lvlText w:val=""/>
      <w:lvlJc w:val="left"/>
      <w:pPr>
        <w:tabs>
          <w:tab w:val="num" w:pos="1282"/>
        </w:tabs>
        <w:ind w:left="1282" w:hanging="360"/>
      </w:pPr>
      <w:rPr>
        <w:rFonts w:ascii="Symbol" w:hAnsi="Symbol" w:hint="default"/>
      </w:rPr>
    </w:lvl>
    <w:lvl w:ilvl="1" w:tplc="04090009">
      <w:start w:val="1"/>
      <w:numFmt w:val="bullet"/>
      <w:lvlText w:val=""/>
      <w:lvlJc w:val="left"/>
      <w:pPr>
        <w:tabs>
          <w:tab w:val="num" w:pos="2002"/>
        </w:tabs>
        <w:ind w:left="2002" w:hanging="360"/>
      </w:pPr>
      <w:rPr>
        <w:rFonts w:ascii="Wingdings" w:hAnsi="Wingdings"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47497DD7"/>
    <w:multiLevelType w:val="hybridMultilevel"/>
    <w:tmpl w:val="2FD6A34C"/>
    <w:lvl w:ilvl="0" w:tplc="F502F352">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47AF3B9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47B373C0"/>
    <w:multiLevelType w:val="singleLevel"/>
    <w:tmpl w:val="A2B453D0"/>
    <w:lvl w:ilvl="0">
      <w:start w:val="1"/>
      <w:numFmt w:val="decimal"/>
      <w:lvlText w:val="%1."/>
      <w:lvlJc w:val="left"/>
      <w:pPr>
        <w:tabs>
          <w:tab w:val="num" w:pos="360"/>
        </w:tabs>
        <w:ind w:left="216" w:hanging="216"/>
      </w:pPr>
    </w:lvl>
  </w:abstractNum>
  <w:abstractNum w:abstractNumId="25" w15:restartNumberingAfterBreak="0">
    <w:nsid w:val="49BB5DF1"/>
    <w:multiLevelType w:val="hybridMultilevel"/>
    <w:tmpl w:val="420ACC5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C8978F6"/>
    <w:multiLevelType w:val="singleLevel"/>
    <w:tmpl w:val="CFE4E5BE"/>
    <w:lvl w:ilvl="0">
      <w:numFmt w:val="decimal"/>
      <w:lvlText w:val="%1"/>
      <w:legacy w:legacy="1" w:legacySpace="0" w:legacyIndent="0"/>
      <w:lvlJc w:val="left"/>
      <w:rPr>
        <w:rFonts w:ascii="Times New Roman" w:hAnsi="Times New Roman" w:cs="Times New Roman" w:hint="default"/>
      </w:rPr>
    </w:lvl>
  </w:abstractNum>
  <w:abstractNum w:abstractNumId="27" w15:restartNumberingAfterBreak="0">
    <w:nsid w:val="4C9A6D84"/>
    <w:multiLevelType w:val="multilevel"/>
    <w:tmpl w:val="45728402"/>
    <w:lvl w:ilvl="0">
      <w:numFmt w:val="bullet"/>
      <w:lvlText w:val="-"/>
      <w:lvlJc w:val="left"/>
      <w:pPr>
        <w:tabs>
          <w:tab w:val="num" w:pos="360"/>
        </w:tabs>
        <w:ind w:left="360" w:hanging="360"/>
      </w:pPr>
      <w:rPr>
        <w:rFonts w:ascii="Times New Roman" w:eastAsia="Times New Roman" w:hAnsi="Times New Roman" w:cs="Times New Roman"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PicBulletId w:val="0"/>
      <w:lvlJc w:val="left"/>
      <w:pPr>
        <w:tabs>
          <w:tab w:val="num" w:pos="2500"/>
        </w:tabs>
        <w:ind w:left="2500" w:hanging="360"/>
      </w:pPr>
      <w:rPr>
        <w:rFonts w:ascii="Symbol" w:hAnsi="Symbol" w:hint="default"/>
      </w:rPr>
    </w:lvl>
    <w:lvl w:ilvl="3">
      <w:start w:val="1"/>
      <w:numFmt w:val="bullet"/>
      <w:lvlText w:val=""/>
      <w:lvlJc w:val="left"/>
      <w:pPr>
        <w:tabs>
          <w:tab w:val="num" w:pos="3220"/>
        </w:tabs>
        <w:ind w:left="3220" w:hanging="360"/>
      </w:pPr>
      <w:rPr>
        <w:rFonts w:ascii="Symbol" w:hAnsi="Symbol" w:hint="default"/>
      </w:rPr>
    </w:lvl>
    <w:lvl w:ilvl="4">
      <w:start w:val="1"/>
      <w:numFmt w:val="bullet"/>
      <w:lvlText w:val="o"/>
      <w:lvlJc w:val="left"/>
      <w:pPr>
        <w:tabs>
          <w:tab w:val="num" w:pos="3940"/>
        </w:tabs>
        <w:ind w:left="3940" w:hanging="360"/>
      </w:pPr>
      <w:rPr>
        <w:rFonts w:ascii="Courier New" w:hAnsi="Courier New" w:cs="Courier New" w:hint="default"/>
      </w:rPr>
    </w:lvl>
    <w:lvl w:ilvl="5">
      <w:start w:val="1"/>
      <w:numFmt w:val="bullet"/>
      <w:lvlText w:val=""/>
      <w:lvlJc w:val="left"/>
      <w:pPr>
        <w:tabs>
          <w:tab w:val="num" w:pos="4660"/>
        </w:tabs>
        <w:ind w:left="4660" w:hanging="360"/>
      </w:pPr>
      <w:rPr>
        <w:rFonts w:ascii="Wingdings" w:hAnsi="Wingdings" w:hint="default"/>
      </w:rPr>
    </w:lvl>
    <w:lvl w:ilvl="6">
      <w:start w:val="1"/>
      <w:numFmt w:val="bullet"/>
      <w:lvlText w:val=""/>
      <w:lvlJc w:val="left"/>
      <w:pPr>
        <w:tabs>
          <w:tab w:val="num" w:pos="5380"/>
        </w:tabs>
        <w:ind w:left="5380" w:hanging="360"/>
      </w:pPr>
      <w:rPr>
        <w:rFonts w:ascii="Symbol" w:hAnsi="Symbol" w:hint="default"/>
      </w:rPr>
    </w:lvl>
    <w:lvl w:ilvl="7">
      <w:start w:val="1"/>
      <w:numFmt w:val="bullet"/>
      <w:lvlText w:val="o"/>
      <w:lvlJc w:val="left"/>
      <w:pPr>
        <w:tabs>
          <w:tab w:val="num" w:pos="6100"/>
        </w:tabs>
        <w:ind w:left="6100" w:hanging="360"/>
      </w:pPr>
      <w:rPr>
        <w:rFonts w:ascii="Courier New" w:hAnsi="Courier New" w:cs="Courier New" w:hint="default"/>
      </w:rPr>
    </w:lvl>
    <w:lvl w:ilvl="8">
      <w:start w:val="1"/>
      <w:numFmt w:val="bullet"/>
      <w:lvlText w:val=""/>
      <w:lvlJc w:val="left"/>
      <w:pPr>
        <w:tabs>
          <w:tab w:val="num" w:pos="6820"/>
        </w:tabs>
        <w:ind w:left="6820" w:hanging="360"/>
      </w:pPr>
      <w:rPr>
        <w:rFonts w:ascii="Wingdings" w:hAnsi="Wingdings" w:hint="default"/>
      </w:rPr>
    </w:lvl>
  </w:abstractNum>
  <w:abstractNum w:abstractNumId="28" w15:restartNumberingAfterBreak="0">
    <w:nsid w:val="5051753D"/>
    <w:multiLevelType w:val="multilevel"/>
    <w:tmpl w:val="88C437F8"/>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944"/>
        </w:tabs>
        <w:ind w:left="194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9" w15:restartNumberingAfterBreak="0">
    <w:nsid w:val="5EC738E6"/>
    <w:multiLevelType w:val="multilevel"/>
    <w:tmpl w:val="39D2A9E0"/>
    <w:lvl w:ilvl="0">
      <w:start w:val="1"/>
      <w:numFmt w:val="upperRoman"/>
      <w:lvlText w:val="I%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04868C7"/>
    <w:multiLevelType w:val="hybridMultilevel"/>
    <w:tmpl w:val="99526284"/>
    <w:name w:val="5222222222222"/>
    <w:lvl w:ilvl="0" w:tplc="2A30BCC6">
      <w:numFmt w:val="bullet"/>
      <w:lvlText w:val="-"/>
      <w:lvlJc w:val="left"/>
      <w:pPr>
        <w:tabs>
          <w:tab w:val="num" w:pos="1080"/>
        </w:tabs>
        <w:ind w:left="1080" w:hanging="360"/>
      </w:pPr>
      <w:rPr>
        <w:rFonts w:ascii="Times New Roman" w:eastAsia="Times New Roman" w:hAnsi="Times New Roman" w:cs="Times New Roman" w:hint="default"/>
      </w:rPr>
    </w:lvl>
    <w:lvl w:ilvl="1" w:tplc="A52C04B0">
      <w:start w:val="1"/>
      <w:numFmt w:val="bullet"/>
      <w:lvlText w:val="o"/>
      <w:lvlJc w:val="left"/>
      <w:pPr>
        <w:tabs>
          <w:tab w:val="num" w:pos="1800"/>
        </w:tabs>
        <w:ind w:left="1800" w:hanging="360"/>
      </w:pPr>
      <w:rPr>
        <w:rFonts w:ascii="Courier New" w:hAnsi="Courier New" w:cs="Courier New" w:hint="default"/>
      </w:rPr>
    </w:lvl>
    <w:lvl w:ilvl="2" w:tplc="132266A0" w:tentative="1">
      <w:start w:val="1"/>
      <w:numFmt w:val="bullet"/>
      <w:lvlText w:val=""/>
      <w:lvlJc w:val="left"/>
      <w:pPr>
        <w:tabs>
          <w:tab w:val="num" w:pos="2520"/>
        </w:tabs>
        <w:ind w:left="2520" w:hanging="360"/>
      </w:pPr>
      <w:rPr>
        <w:rFonts w:ascii="Wingdings" w:hAnsi="Wingdings" w:hint="default"/>
      </w:rPr>
    </w:lvl>
    <w:lvl w:ilvl="3" w:tplc="73C83F48" w:tentative="1">
      <w:start w:val="1"/>
      <w:numFmt w:val="bullet"/>
      <w:lvlText w:val=""/>
      <w:lvlJc w:val="left"/>
      <w:pPr>
        <w:tabs>
          <w:tab w:val="num" w:pos="3240"/>
        </w:tabs>
        <w:ind w:left="3240" w:hanging="360"/>
      </w:pPr>
      <w:rPr>
        <w:rFonts w:ascii="Symbol" w:hAnsi="Symbol" w:hint="default"/>
      </w:rPr>
    </w:lvl>
    <w:lvl w:ilvl="4" w:tplc="0BAAB2A4" w:tentative="1">
      <w:start w:val="1"/>
      <w:numFmt w:val="bullet"/>
      <w:lvlText w:val="o"/>
      <w:lvlJc w:val="left"/>
      <w:pPr>
        <w:tabs>
          <w:tab w:val="num" w:pos="3960"/>
        </w:tabs>
        <w:ind w:left="3960" w:hanging="360"/>
      </w:pPr>
      <w:rPr>
        <w:rFonts w:ascii="Courier New" w:hAnsi="Courier New" w:cs="Courier New" w:hint="default"/>
      </w:rPr>
    </w:lvl>
    <w:lvl w:ilvl="5" w:tplc="B16E52D6" w:tentative="1">
      <w:start w:val="1"/>
      <w:numFmt w:val="bullet"/>
      <w:lvlText w:val=""/>
      <w:lvlJc w:val="left"/>
      <w:pPr>
        <w:tabs>
          <w:tab w:val="num" w:pos="4680"/>
        </w:tabs>
        <w:ind w:left="4680" w:hanging="360"/>
      </w:pPr>
      <w:rPr>
        <w:rFonts w:ascii="Wingdings" w:hAnsi="Wingdings" w:hint="default"/>
      </w:rPr>
    </w:lvl>
    <w:lvl w:ilvl="6" w:tplc="2BA6C390" w:tentative="1">
      <w:start w:val="1"/>
      <w:numFmt w:val="bullet"/>
      <w:lvlText w:val=""/>
      <w:lvlJc w:val="left"/>
      <w:pPr>
        <w:tabs>
          <w:tab w:val="num" w:pos="5400"/>
        </w:tabs>
        <w:ind w:left="5400" w:hanging="360"/>
      </w:pPr>
      <w:rPr>
        <w:rFonts w:ascii="Symbol" w:hAnsi="Symbol" w:hint="default"/>
      </w:rPr>
    </w:lvl>
    <w:lvl w:ilvl="7" w:tplc="EAD0C058" w:tentative="1">
      <w:start w:val="1"/>
      <w:numFmt w:val="bullet"/>
      <w:lvlText w:val="o"/>
      <w:lvlJc w:val="left"/>
      <w:pPr>
        <w:tabs>
          <w:tab w:val="num" w:pos="6120"/>
        </w:tabs>
        <w:ind w:left="6120" w:hanging="360"/>
      </w:pPr>
      <w:rPr>
        <w:rFonts w:ascii="Courier New" w:hAnsi="Courier New" w:cs="Courier New" w:hint="default"/>
      </w:rPr>
    </w:lvl>
    <w:lvl w:ilvl="8" w:tplc="805CAD84"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71A12F8"/>
    <w:multiLevelType w:val="hybridMultilevel"/>
    <w:tmpl w:val="F2ECC8DC"/>
    <w:lvl w:ilvl="0" w:tplc="1F9C1C5A">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5971E5"/>
    <w:multiLevelType w:val="hybridMultilevel"/>
    <w:tmpl w:val="435A34EC"/>
    <w:name w:val="52222222222222"/>
    <w:lvl w:ilvl="0" w:tplc="26FCD8FA">
      <w:start w:val="1"/>
      <w:numFmt w:val="bullet"/>
      <w:lvlText w:val=""/>
      <w:lvlJc w:val="left"/>
      <w:pPr>
        <w:ind w:left="1080" w:hanging="360"/>
      </w:pPr>
      <w:rPr>
        <w:rFonts w:ascii="Symbol" w:hAnsi="Symbol" w:hint="default"/>
      </w:rPr>
    </w:lvl>
    <w:lvl w:ilvl="1" w:tplc="8D9C2618">
      <w:start w:val="1"/>
      <w:numFmt w:val="bullet"/>
      <w:lvlText w:val="o"/>
      <w:lvlJc w:val="left"/>
      <w:pPr>
        <w:ind w:left="1800" w:hanging="360"/>
      </w:pPr>
      <w:rPr>
        <w:rFonts w:ascii="Courier New" w:hAnsi="Courier New" w:cs="Courier New" w:hint="default"/>
      </w:rPr>
    </w:lvl>
    <w:lvl w:ilvl="2" w:tplc="C9A0751A" w:tentative="1">
      <w:start w:val="1"/>
      <w:numFmt w:val="bullet"/>
      <w:lvlText w:val=""/>
      <w:lvlJc w:val="left"/>
      <w:pPr>
        <w:ind w:left="2520" w:hanging="360"/>
      </w:pPr>
      <w:rPr>
        <w:rFonts w:ascii="Wingdings" w:hAnsi="Wingdings" w:hint="default"/>
      </w:rPr>
    </w:lvl>
    <w:lvl w:ilvl="3" w:tplc="E6C83F92" w:tentative="1">
      <w:start w:val="1"/>
      <w:numFmt w:val="bullet"/>
      <w:lvlText w:val=""/>
      <w:lvlJc w:val="left"/>
      <w:pPr>
        <w:ind w:left="3240" w:hanging="360"/>
      </w:pPr>
      <w:rPr>
        <w:rFonts w:ascii="Symbol" w:hAnsi="Symbol" w:hint="default"/>
      </w:rPr>
    </w:lvl>
    <w:lvl w:ilvl="4" w:tplc="17E2790E" w:tentative="1">
      <w:start w:val="1"/>
      <w:numFmt w:val="bullet"/>
      <w:lvlText w:val="o"/>
      <w:lvlJc w:val="left"/>
      <w:pPr>
        <w:ind w:left="3960" w:hanging="360"/>
      </w:pPr>
      <w:rPr>
        <w:rFonts w:ascii="Courier New" w:hAnsi="Courier New" w:cs="Courier New" w:hint="default"/>
      </w:rPr>
    </w:lvl>
    <w:lvl w:ilvl="5" w:tplc="A62699F2" w:tentative="1">
      <w:start w:val="1"/>
      <w:numFmt w:val="bullet"/>
      <w:lvlText w:val=""/>
      <w:lvlJc w:val="left"/>
      <w:pPr>
        <w:ind w:left="4680" w:hanging="360"/>
      </w:pPr>
      <w:rPr>
        <w:rFonts w:ascii="Wingdings" w:hAnsi="Wingdings" w:hint="default"/>
      </w:rPr>
    </w:lvl>
    <w:lvl w:ilvl="6" w:tplc="3D983EDE" w:tentative="1">
      <w:start w:val="1"/>
      <w:numFmt w:val="bullet"/>
      <w:lvlText w:val=""/>
      <w:lvlJc w:val="left"/>
      <w:pPr>
        <w:ind w:left="5400" w:hanging="360"/>
      </w:pPr>
      <w:rPr>
        <w:rFonts w:ascii="Symbol" w:hAnsi="Symbol" w:hint="default"/>
      </w:rPr>
    </w:lvl>
    <w:lvl w:ilvl="7" w:tplc="47D40462" w:tentative="1">
      <w:start w:val="1"/>
      <w:numFmt w:val="bullet"/>
      <w:lvlText w:val="o"/>
      <w:lvlJc w:val="left"/>
      <w:pPr>
        <w:ind w:left="6120" w:hanging="360"/>
      </w:pPr>
      <w:rPr>
        <w:rFonts w:ascii="Courier New" w:hAnsi="Courier New" w:cs="Courier New" w:hint="default"/>
      </w:rPr>
    </w:lvl>
    <w:lvl w:ilvl="8" w:tplc="61E4E0BE" w:tentative="1">
      <w:start w:val="1"/>
      <w:numFmt w:val="bullet"/>
      <w:lvlText w:val=""/>
      <w:lvlJc w:val="left"/>
      <w:pPr>
        <w:ind w:left="6840" w:hanging="360"/>
      </w:pPr>
      <w:rPr>
        <w:rFonts w:ascii="Wingdings" w:hAnsi="Wingdings" w:hint="default"/>
      </w:rPr>
    </w:lvl>
  </w:abstractNum>
  <w:abstractNum w:abstractNumId="33" w15:restartNumberingAfterBreak="0">
    <w:nsid w:val="6F7062D4"/>
    <w:multiLevelType w:val="hybridMultilevel"/>
    <w:tmpl w:val="6F4425E0"/>
    <w:lvl w:ilvl="0" w:tplc="04090001">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3A2D81"/>
    <w:multiLevelType w:val="singleLevel"/>
    <w:tmpl w:val="A2B453D0"/>
    <w:lvl w:ilvl="0">
      <w:start w:val="1"/>
      <w:numFmt w:val="decimal"/>
      <w:lvlText w:val="%1."/>
      <w:lvlJc w:val="left"/>
      <w:pPr>
        <w:tabs>
          <w:tab w:val="num" w:pos="360"/>
        </w:tabs>
        <w:ind w:left="216" w:hanging="216"/>
      </w:pPr>
    </w:lvl>
  </w:abstractNum>
  <w:abstractNum w:abstractNumId="35" w15:restartNumberingAfterBreak="0">
    <w:nsid w:val="71BB7563"/>
    <w:multiLevelType w:val="singleLevel"/>
    <w:tmpl w:val="876EF2CC"/>
    <w:name w:val="5222222222"/>
    <w:lvl w:ilvl="0">
      <w:start w:val="1"/>
      <w:numFmt w:val="decimal"/>
      <w:pStyle w:val="TableTitle"/>
      <w:lvlText w:val="B¶ng %1:"/>
      <w:lvlJc w:val="left"/>
      <w:pPr>
        <w:tabs>
          <w:tab w:val="num" w:pos="1080"/>
        </w:tabs>
      </w:pPr>
    </w:lvl>
  </w:abstractNum>
  <w:abstractNum w:abstractNumId="36" w15:restartNumberingAfterBreak="0">
    <w:nsid w:val="74C744AB"/>
    <w:multiLevelType w:val="singleLevel"/>
    <w:tmpl w:val="A2B453D0"/>
    <w:name w:val="522222222222222222"/>
    <w:lvl w:ilvl="0">
      <w:start w:val="1"/>
      <w:numFmt w:val="decimal"/>
      <w:lvlText w:val="%1."/>
      <w:lvlJc w:val="left"/>
      <w:pPr>
        <w:tabs>
          <w:tab w:val="num" w:pos="360"/>
        </w:tabs>
        <w:ind w:left="216" w:hanging="216"/>
      </w:pPr>
    </w:lvl>
  </w:abstractNum>
  <w:abstractNum w:abstractNumId="37" w15:restartNumberingAfterBreak="0">
    <w:nsid w:val="77E67307"/>
    <w:multiLevelType w:val="hybridMultilevel"/>
    <w:tmpl w:val="05D417F2"/>
    <w:lvl w:ilvl="0" w:tplc="DEB2F0AE">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8" w15:restartNumberingAfterBreak="0">
    <w:nsid w:val="7A9040DA"/>
    <w:multiLevelType w:val="hybridMultilevel"/>
    <w:tmpl w:val="EFF88DC4"/>
    <w:name w:val="5222222222222222"/>
    <w:lvl w:ilvl="0" w:tplc="05E0D6C4">
      <w:start w:val="1"/>
      <w:numFmt w:val="bullet"/>
      <w:pStyle w:val="emrule1"/>
      <w:lvlText w:val=""/>
      <w:lvlJc w:val="left"/>
      <w:pPr>
        <w:tabs>
          <w:tab w:val="num" w:pos="1211"/>
        </w:tabs>
        <w:ind w:left="1191" w:hanging="340"/>
      </w:pPr>
      <w:rPr>
        <w:rFonts w:ascii="Symbol" w:hAnsi="Symbol" w:hint="default"/>
      </w:rPr>
    </w:lvl>
    <w:lvl w:ilvl="1" w:tplc="DA76A3DE">
      <w:start w:val="1"/>
      <w:numFmt w:val="decimal"/>
      <w:lvlText w:val="%2."/>
      <w:lvlJc w:val="left"/>
      <w:pPr>
        <w:tabs>
          <w:tab w:val="num" w:pos="2007"/>
        </w:tabs>
        <w:ind w:left="2007" w:hanging="360"/>
      </w:pPr>
    </w:lvl>
    <w:lvl w:ilvl="2" w:tplc="29BEC140" w:tentative="1">
      <w:start w:val="1"/>
      <w:numFmt w:val="bullet"/>
      <w:lvlText w:val=""/>
      <w:lvlJc w:val="left"/>
      <w:pPr>
        <w:tabs>
          <w:tab w:val="num" w:pos="2727"/>
        </w:tabs>
        <w:ind w:left="2727" w:hanging="360"/>
      </w:pPr>
      <w:rPr>
        <w:rFonts w:ascii="Wingdings" w:hAnsi="Wingdings" w:hint="default"/>
      </w:rPr>
    </w:lvl>
    <w:lvl w:ilvl="3" w:tplc="60284D50" w:tentative="1">
      <w:start w:val="1"/>
      <w:numFmt w:val="bullet"/>
      <w:lvlText w:val=""/>
      <w:lvlJc w:val="left"/>
      <w:pPr>
        <w:tabs>
          <w:tab w:val="num" w:pos="3447"/>
        </w:tabs>
        <w:ind w:left="3447" w:hanging="360"/>
      </w:pPr>
      <w:rPr>
        <w:rFonts w:ascii="Symbol" w:hAnsi="Symbol" w:hint="default"/>
      </w:rPr>
    </w:lvl>
    <w:lvl w:ilvl="4" w:tplc="43849786" w:tentative="1">
      <w:start w:val="1"/>
      <w:numFmt w:val="bullet"/>
      <w:lvlText w:val="o"/>
      <w:lvlJc w:val="left"/>
      <w:pPr>
        <w:tabs>
          <w:tab w:val="num" w:pos="4167"/>
        </w:tabs>
        <w:ind w:left="4167" w:hanging="360"/>
      </w:pPr>
      <w:rPr>
        <w:rFonts w:ascii="Courier New" w:hAnsi="Courier New" w:hint="default"/>
      </w:rPr>
    </w:lvl>
    <w:lvl w:ilvl="5" w:tplc="7B84D68E" w:tentative="1">
      <w:start w:val="1"/>
      <w:numFmt w:val="bullet"/>
      <w:lvlText w:val=""/>
      <w:lvlJc w:val="left"/>
      <w:pPr>
        <w:tabs>
          <w:tab w:val="num" w:pos="4887"/>
        </w:tabs>
        <w:ind w:left="4887" w:hanging="360"/>
      </w:pPr>
      <w:rPr>
        <w:rFonts w:ascii="Wingdings" w:hAnsi="Wingdings" w:hint="default"/>
      </w:rPr>
    </w:lvl>
    <w:lvl w:ilvl="6" w:tplc="A3C2D888" w:tentative="1">
      <w:start w:val="1"/>
      <w:numFmt w:val="bullet"/>
      <w:lvlText w:val=""/>
      <w:lvlJc w:val="left"/>
      <w:pPr>
        <w:tabs>
          <w:tab w:val="num" w:pos="5607"/>
        </w:tabs>
        <w:ind w:left="5607" w:hanging="360"/>
      </w:pPr>
      <w:rPr>
        <w:rFonts w:ascii="Symbol" w:hAnsi="Symbol" w:hint="default"/>
      </w:rPr>
    </w:lvl>
    <w:lvl w:ilvl="7" w:tplc="66146866" w:tentative="1">
      <w:start w:val="1"/>
      <w:numFmt w:val="bullet"/>
      <w:lvlText w:val="o"/>
      <w:lvlJc w:val="left"/>
      <w:pPr>
        <w:tabs>
          <w:tab w:val="num" w:pos="6327"/>
        </w:tabs>
        <w:ind w:left="6327" w:hanging="360"/>
      </w:pPr>
      <w:rPr>
        <w:rFonts w:ascii="Courier New" w:hAnsi="Courier New" w:hint="default"/>
      </w:rPr>
    </w:lvl>
    <w:lvl w:ilvl="8" w:tplc="791EE526" w:tentative="1">
      <w:start w:val="1"/>
      <w:numFmt w:val="bullet"/>
      <w:lvlText w:val=""/>
      <w:lvlJc w:val="left"/>
      <w:pPr>
        <w:tabs>
          <w:tab w:val="num" w:pos="7047"/>
        </w:tabs>
        <w:ind w:left="7047" w:hanging="360"/>
      </w:pPr>
      <w:rPr>
        <w:rFonts w:ascii="Wingdings" w:hAnsi="Wingdings" w:hint="default"/>
      </w:rPr>
    </w:lvl>
  </w:abstractNum>
  <w:abstractNum w:abstractNumId="39" w15:restartNumberingAfterBreak="0">
    <w:nsid w:val="7B8500E7"/>
    <w:multiLevelType w:val="hybridMultilevel"/>
    <w:tmpl w:val="50AA1D28"/>
    <w:lvl w:ilvl="0" w:tplc="A3709436">
      <w:start w:val="16"/>
      <w:numFmt w:val="bullet"/>
      <w:lvlText w:val="–"/>
      <w:lvlJc w:val="left"/>
      <w:pPr>
        <w:tabs>
          <w:tab w:val="num" w:pos="922"/>
        </w:tabs>
        <w:ind w:left="922" w:hanging="360"/>
      </w:pPr>
      <w:rPr>
        <w:rFonts w:ascii="Times New Roman" w:eastAsia="Times New Roman" w:hAnsi="Times New Roman" w:cs="Times New Roman" w:hint="default"/>
      </w:rPr>
    </w:lvl>
    <w:lvl w:ilvl="1" w:tplc="69A0B592">
      <w:start w:val="1"/>
      <w:numFmt w:val="bullet"/>
      <w:lvlText w:val="o"/>
      <w:lvlJc w:val="left"/>
      <w:pPr>
        <w:tabs>
          <w:tab w:val="num" w:pos="1642"/>
        </w:tabs>
        <w:ind w:left="1642" w:hanging="360"/>
      </w:pPr>
      <w:rPr>
        <w:rFonts w:ascii="Courier New" w:hAnsi="Courier New" w:cs="Courier New" w:hint="default"/>
      </w:rPr>
    </w:lvl>
    <w:lvl w:ilvl="2" w:tplc="31FE2F8E" w:tentative="1">
      <w:start w:val="1"/>
      <w:numFmt w:val="bullet"/>
      <w:lvlText w:val=""/>
      <w:lvlJc w:val="left"/>
      <w:pPr>
        <w:tabs>
          <w:tab w:val="num" w:pos="2362"/>
        </w:tabs>
        <w:ind w:left="2362" w:hanging="360"/>
      </w:pPr>
      <w:rPr>
        <w:rFonts w:ascii="Wingdings" w:hAnsi="Wingdings" w:hint="default"/>
      </w:rPr>
    </w:lvl>
    <w:lvl w:ilvl="3" w:tplc="C4FC8F2C" w:tentative="1">
      <w:start w:val="1"/>
      <w:numFmt w:val="bullet"/>
      <w:lvlText w:val=""/>
      <w:lvlJc w:val="left"/>
      <w:pPr>
        <w:tabs>
          <w:tab w:val="num" w:pos="3082"/>
        </w:tabs>
        <w:ind w:left="3082" w:hanging="360"/>
      </w:pPr>
      <w:rPr>
        <w:rFonts w:ascii="Symbol" w:hAnsi="Symbol" w:hint="default"/>
      </w:rPr>
    </w:lvl>
    <w:lvl w:ilvl="4" w:tplc="F930295A" w:tentative="1">
      <w:start w:val="1"/>
      <w:numFmt w:val="bullet"/>
      <w:lvlText w:val="o"/>
      <w:lvlJc w:val="left"/>
      <w:pPr>
        <w:tabs>
          <w:tab w:val="num" w:pos="3802"/>
        </w:tabs>
        <w:ind w:left="3802" w:hanging="360"/>
      </w:pPr>
      <w:rPr>
        <w:rFonts w:ascii="Courier New" w:hAnsi="Courier New" w:cs="Courier New" w:hint="default"/>
      </w:rPr>
    </w:lvl>
    <w:lvl w:ilvl="5" w:tplc="B586554E" w:tentative="1">
      <w:start w:val="1"/>
      <w:numFmt w:val="bullet"/>
      <w:lvlText w:val=""/>
      <w:lvlJc w:val="left"/>
      <w:pPr>
        <w:tabs>
          <w:tab w:val="num" w:pos="4522"/>
        </w:tabs>
        <w:ind w:left="4522" w:hanging="360"/>
      </w:pPr>
      <w:rPr>
        <w:rFonts w:ascii="Wingdings" w:hAnsi="Wingdings" w:hint="default"/>
      </w:rPr>
    </w:lvl>
    <w:lvl w:ilvl="6" w:tplc="17BCEAA0" w:tentative="1">
      <w:start w:val="1"/>
      <w:numFmt w:val="bullet"/>
      <w:lvlText w:val=""/>
      <w:lvlJc w:val="left"/>
      <w:pPr>
        <w:tabs>
          <w:tab w:val="num" w:pos="5242"/>
        </w:tabs>
        <w:ind w:left="5242" w:hanging="360"/>
      </w:pPr>
      <w:rPr>
        <w:rFonts w:ascii="Symbol" w:hAnsi="Symbol" w:hint="default"/>
      </w:rPr>
    </w:lvl>
    <w:lvl w:ilvl="7" w:tplc="83F83954" w:tentative="1">
      <w:start w:val="1"/>
      <w:numFmt w:val="bullet"/>
      <w:lvlText w:val="o"/>
      <w:lvlJc w:val="left"/>
      <w:pPr>
        <w:tabs>
          <w:tab w:val="num" w:pos="5962"/>
        </w:tabs>
        <w:ind w:left="5962" w:hanging="360"/>
      </w:pPr>
      <w:rPr>
        <w:rFonts w:ascii="Courier New" w:hAnsi="Courier New" w:cs="Courier New" w:hint="default"/>
      </w:rPr>
    </w:lvl>
    <w:lvl w:ilvl="8" w:tplc="D11E2A18" w:tentative="1">
      <w:start w:val="1"/>
      <w:numFmt w:val="bullet"/>
      <w:lvlText w:val=""/>
      <w:lvlJc w:val="left"/>
      <w:pPr>
        <w:tabs>
          <w:tab w:val="num" w:pos="6682"/>
        </w:tabs>
        <w:ind w:left="6682" w:hanging="360"/>
      </w:pPr>
      <w:rPr>
        <w:rFonts w:ascii="Wingdings" w:hAnsi="Wingdings" w:hint="default"/>
      </w:rPr>
    </w:lvl>
  </w:abstractNum>
  <w:abstractNum w:abstractNumId="40" w15:restartNumberingAfterBreak="0">
    <w:nsid w:val="7D9D5481"/>
    <w:multiLevelType w:val="hybridMultilevel"/>
    <w:tmpl w:val="18CA6FAA"/>
    <w:name w:val="5222222222222222222"/>
    <w:lvl w:ilvl="0" w:tplc="8982A5DE">
      <w:start w:val="4"/>
      <w:numFmt w:val="bullet"/>
      <w:lvlText w:val="-"/>
      <w:lvlJc w:val="left"/>
      <w:pPr>
        <w:tabs>
          <w:tab w:val="num" w:pos="1080"/>
        </w:tabs>
        <w:ind w:left="1080" w:hanging="360"/>
      </w:pPr>
      <w:rPr>
        <w:rFonts w:ascii="Times New Roman" w:eastAsia="Times New Roman" w:hAnsi="Times New Roman" w:cs="Times New Roman" w:hint="default"/>
      </w:rPr>
    </w:lvl>
    <w:lvl w:ilvl="1" w:tplc="AAB808BE">
      <w:start w:val="1"/>
      <w:numFmt w:val="bullet"/>
      <w:lvlText w:val="o"/>
      <w:lvlJc w:val="left"/>
      <w:pPr>
        <w:tabs>
          <w:tab w:val="num" w:pos="1800"/>
        </w:tabs>
        <w:ind w:left="1800" w:hanging="360"/>
      </w:pPr>
      <w:rPr>
        <w:rFonts w:ascii="Courier New" w:hAnsi="Courier New" w:cs="Courier New" w:hint="default"/>
      </w:rPr>
    </w:lvl>
    <w:lvl w:ilvl="2" w:tplc="BE4C1CC2" w:tentative="1">
      <w:start w:val="1"/>
      <w:numFmt w:val="bullet"/>
      <w:lvlText w:val=""/>
      <w:lvlJc w:val="left"/>
      <w:pPr>
        <w:tabs>
          <w:tab w:val="num" w:pos="2520"/>
        </w:tabs>
        <w:ind w:left="2520" w:hanging="360"/>
      </w:pPr>
      <w:rPr>
        <w:rFonts w:ascii="Wingdings" w:hAnsi="Wingdings" w:hint="default"/>
      </w:rPr>
    </w:lvl>
    <w:lvl w:ilvl="3" w:tplc="A7281E76" w:tentative="1">
      <w:start w:val="1"/>
      <w:numFmt w:val="bullet"/>
      <w:lvlText w:val=""/>
      <w:lvlJc w:val="left"/>
      <w:pPr>
        <w:tabs>
          <w:tab w:val="num" w:pos="3240"/>
        </w:tabs>
        <w:ind w:left="3240" w:hanging="360"/>
      </w:pPr>
      <w:rPr>
        <w:rFonts w:ascii="Symbol" w:hAnsi="Symbol" w:hint="default"/>
      </w:rPr>
    </w:lvl>
    <w:lvl w:ilvl="4" w:tplc="0CA09090" w:tentative="1">
      <w:start w:val="1"/>
      <w:numFmt w:val="bullet"/>
      <w:lvlText w:val="o"/>
      <w:lvlJc w:val="left"/>
      <w:pPr>
        <w:tabs>
          <w:tab w:val="num" w:pos="3960"/>
        </w:tabs>
        <w:ind w:left="3960" w:hanging="360"/>
      </w:pPr>
      <w:rPr>
        <w:rFonts w:ascii="Courier New" w:hAnsi="Courier New" w:cs="Courier New" w:hint="default"/>
      </w:rPr>
    </w:lvl>
    <w:lvl w:ilvl="5" w:tplc="5400E19A" w:tentative="1">
      <w:start w:val="1"/>
      <w:numFmt w:val="bullet"/>
      <w:lvlText w:val=""/>
      <w:lvlJc w:val="left"/>
      <w:pPr>
        <w:tabs>
          <w:tab w:val="num" w:pos="4680"/>
        </w:tabs>
        <w:ind w:left="4680" w:hanging="360"/>
      </w:pPr>
      <w:rPr>
        <w:rFonts w:ascii="Wingdings" w:hAnsi="Wingdings" w:hint="default"/>
      </w:rPr>
    </w:lvl>
    <w:lvl w:ilvl="6" w:tplc="869A43B2" w:tentative="1">
      <w:start w:val="1"/>
      <w:numFmt w:val="bullet"/>
      <w:lvlText w:val=""/>
      <w:lvlJc w:val="left"/>
      <w:pPr>
        <w:tabs>
          <w:tab w:val="num" w:pos="5400"/>
        </w:tabs>
        <w:ind w:left="5400" w:hanging="360"/>
      </w:pPr>
      <w:rPr>
        <w:rFonts w:ascii="Symbol" w:hAnsi="Symbol" w:hint="default"/>
      </w:rPr>
    </w:lvl>
    <w:lvl w:ilvl="7" w:tplc="66B4A064" w:tentative="1">
      <w:start w:val="1"/>
      <w:numFmt w:val="bullet"/>
      <w:lvlText w:val="o"/>
      <w:lvlJc w:val="left"/>
      <w:pPr>
        <w:tabs>
          <w:tab w:val="num" w:pos="6120"/>
        </w:tabs>
        <w:ind w:left="6120" w:hanging="360"/>
      </w:pPr>
      <w:rPr>
        <w:rFonts w:ascii="Courier New" w:hAnsi="Courier New" w:cs="Courier New" w:hint="default"/>
      </w:rPr>
    </w:lvl>
    <w:lvl w:ilvl="8" w:tplc="CC3E22B6"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7"/>
  </w:num>
  <w:num w:numId="3">
    <w:abstractNumId w:val="7"/>
  </w:num>
  <w:num w:numId="4">
    <w:abstractNumId w:val="20"/>
  </w:num>
  <w:num w:numId="5">
    <w:abstractNumId w:val="14"/>
  </w:num>
  <w:num w:numId="6">
    <w:abstractNumId w:val="0"/>
  </w:num>
  <w:num w:numId="7">
    <w:abstractNumId w:val="35"/>
  </w:num>
  <w:num w:numId="8">
    <w:abstractNumId w:val="7"/>
  </w:num>
  <w:num w:numId="9">
    <w:abstractNumId w:val="18"/>
  </w:num>
  <w:num w:numId="10">
    <w:abstractNumId w:val="17"/>
  </w:num>
  <w:num w:numId="11">
    <w:abstractNumId w:val="39"/>
  </w:num>
  <w:num w:numId="12">
    <w:abstractNumId w:val="16"/>
  </w:num>
  <w:num w:numId="13">
    <w:abstractNumId w:val="38"/>
  </w:num>
  <w:num w:numId="14">
    <w:abstractNumId w:val="12"/>
  </w:num>
  <w:num w:numId="15">
    <w:abstractNumId w:val="30"/>
  </w:num>
  <w:num w:numId="16">
    <w:abstractNumId w:val="22"/>
  </w:num>
  <w:num w:numId="17">
    <w:abstractNumId w:val="3"/>
  </w:num>
  <w:num w:numId="18">
    <w:abstractNumId w:val="23"/>
  </w:num>
  <w:num w:numId="19">
    <w:abstractNumId w:val="1"/>
  </w:num>
  <w:num w:numId="20">
    <w:abstractNumId w:val="33"/>
  </w:num>
  <w:num w:numId="21">
    <w:abstractNumId w:val="32"/>
  </w:num>
  <w:num w:numId="22">
    <w:abstractNumId w:val="19"/>
  </w:num>
  <w:num w:numId="23">
    <w:abstractNumId w:val="7"/>
  </w:num>
  <w:num w:numId="24">
    <w:abstractNumId w:val="21"/>
  </w:num>
  <w:num w:numId="25">
    <w:abstractNumId w:val="9"/>
  </w:num>
  <w:num w:numId="26">
    <w:abstractNumId w:val="31"/>
  </w:num>
  <w:num w:numId="27">
    <w:abstractNumId w:val="7"/>
  </w:num>
  <w:num w:numId="28">
    <w:abstractNumId w:val="37"/>
  </w:num>
  <w:num w:numId="29">
    <w:abstractNumId w:val="25"/>
  </w:num>
  <w:num w:numId="30">
    <w:abstractNumId w:val="6"/>
  </w:num>
  <w:num w:numId="31">
    <w:abstractNumId w:val="15"/>
  </w:num>
  <w:num w:numId="32">
    <w:abstractNumId w:val="8"/>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ian Andre Palomino Solis">
    <w15:presenceInfo w15:providerId="AD" w15:userId="S-1-5-21-1398467057-3378546304-2531575036-17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3D"/>
    <w:rsid w:val="00000FC4"/>
    <w:rsid w:val="00001EE7"/>
    <w:rsid w:val="0000295C"/>
    <w:rsid w:val="00007124"/>
    <w:rsid w:val="00007699"/>
    <w:rsid w:val="00015003"/>
    <w:rsid w:val="0001590A"/>
    <w:rsid w:val="00016516"/>
    <w:rsid w:val="000173BE"/>
    <w:rsid w:val="00017D9E"/>
    <w:rsid w:val="00022B2D"/>
    <w:rsid w:val="00023257"/>
    <w:rsid w:val="00025A52"/>
    <w:rsid w:val="00026530"/>
    <w:rsid w:val="000269E8"/>
    <w:rsid w:val="00030D85"/>
    <w:rsid w:val="00031009"/>
    <w:rsid w:val="00031293"/>
    <w:rsid w:val="000322AE"/>
    <w:rsid w:val="00033E0D"/>
    <w:rsid w:val="00035D54"/>
    <w:rsid w:val="00037757"/>
    <w:rsid w:val="00040B0B"/>
    <w:rsid w:val="00042E1E"/>
    <w:rsid w:val="0004423D"/>
    <w:rsid w:val="00044493"/>
    <w:rsid w:val="00044503"/>
    <w:rsid w:val="000448FC"/>
    <w:rsid w:val="00047D11"/>
    <w:rsid w:val="00047F5B"/>
    <w:rsid w:val="00050E06"/>
    <w:rsid w:val="00051050"/>
    <w:rsid w:val="00052A97"/>
    <w:rsid w:val="00053062"/>
    <w:rsid w:val="00053CEF"/>
    <w:rsid w:val="0005413F"/>
    <w:rsid w:val="00054C69"/>
    <w:rsid w:val="00054ED7"/>
    <w:rsid w:val="00055D3F"/>
    <w:rsid w:val="000560E8"/>
    <w:rsid w:val="0005644C"/>
    <w:rsid w:val="00057788"/>
    <w:rsid w:val="00061D7C"/>
    <w:rsid w:val="00061EA6"/>
    <w:rsid w:val="0006429B"/>
    <w:rsid w:val="00065C71"/>
    <w:rsid w:val="000710DA"/>
    <w:rsid w:val="00073440"/>
    <w:rsid w:val="00076390"/>
    <w:rsid w:val="00076C1D"/>
    <w:rsid w:val="0007794C"/>
    <w:rsid w:val="00080D59"/>
    <w:rsid w:val="00080F7B"/>
    <w:rsid w:val="00081153"/>
    <w:rsid w:val="00081AD4"/>
    <w:rsid w:val="000824FC"/>
    <w:rsid w:val="00082D22"/>
    <w:rsid w:val="00085816"/>
    <w:rsid w:val="0008671A"/>
    <w:rsid w:val="00087E26"/>
    <w:rsid w:val="00092A44"/>
    <w:rsid w:val="0009525C"/>
    <w:rsid w:val="0009566B"/>
    <w:rsid w:val="00096806"/>
    <w:rsid w:val="000A02CC"/>
    <w:rsid w:val="000A0654"/>
    <w:rsid w:val="000A0999"/>
    <w:rsid w:val="000A1DCD"/>
    <w:rsid w:val="000A2AB1"/>
    <w:rsid w:val="000A32C9"/>
    <w:rsid w:val="000A3775"/>
    <w:rsid w:val="000A3D44"/>
    <w:rsid w:val="000A3F23"/>
    <w:rsid w:val="000A496C"/>
    <w:rsid w:val="000A69F5"/>
    <w:rsid w:val="000A75CA"/>
    <w:rsid w:val="000B09E5"/>
    <w:rsid w:val="000B1710"/>
    <w:rsid w:val="000B17EA"/>
    <w:rsid w:val="000B28B2"/>
    <w:rsid w:val="000B6A5B"/>
    <w:rsid w:val="000B7FB0"/>
    <w:rsid w:val="000C1AF1"/>
    <w:rsid w:val="000C1B41"/>
    <w:rsid w:val="000C1E8D"/>
    <w:rsid w:val="000C3AFC"/>
    <w:rsid w:val="000C5046"/>
    <w:rsid w:val="000C568F"/>
    <w:rsid w:val="000C56D4"/>
    <w:rsid w:val="000C620D"/>
    <w:rsid w:val="000C70FD"/>
    <w:rsid w:val="000D0157"/>
    <w:rsid w:val="000D0917"/>
    <w:rsid w:val="000D0D6C"/>
    <w:rsid w:val="000D3038"/>
    <w:rsid w:val="000D456B"/>
    <w:rsid w:val="000E0059"/>
    <w:rsid w:val="000E0A51"/>
    <w:rsid w:val="000E4AC2"/>
    <w:rsid w:val="000E4C67"/>
    <w:rsid w:val="000E5730"/>
    <w:rsid w:val="000E5838"/>
    <w:rsid w:val="000E5FF7"/>
    <w:rsid w:val="000E6F81"/>
    <w:rsid w:val="000E7453"/>
    <w:rsid w:val="000F0435"/>
    <w:rsid w:val="000F212C"/>
    <w:rsid w:val="000F2394"/>
    <w:rsid w:val="000F2885"/>
    <w:rsid w:val="000F5C2F"/>
    <w:rsid w:val="000F5CFF"/>
    <w:rsid w:val="000F5F97"/>
    <w:rsid w:val="000F64C3"/>
    <w:rsid w:val="000F71FF"/>
    <w:rsid w:val="00100ACD"/>
    <w:rsid w:val="00100BAA"/>
    <w:rsid w:val="00101F1B"/>
    <w:rsid w:val="00105247"/>
    <w:rsid w:val="00105FD8"/>
    <w:rsid w:val="0010773D"/>
    <w:rsid w:val="00114EF3"/>
    <w:rsid w:val="00115DD8"/>
    <w:rsid w:val="00117BBA"/>
    <w:rsid w:val="0012078F"/>
    <w:rsid w:val="0012402C"/>
    <w:rsid w:val="001256A5"/>
    <w:rsid w:val="001256A7"/>
    <w:rsid w:val="00125805"/>
    <w:rsid w:val="001276E1"/>
    <w:rsid w:val="00130F6B"/>
    <w:rsid w:val="00134D1E"/>
    <w:rsid w:val="001351F2"/>
    <w:rsid w:val="0013566D"/>
    <w:rsid w:val="001356AD"/>
    <w:rsid w:val="00140E6C"/>
    <w:rsid w:val="0014400E"/>
    <w:rsid w:val="00147FE9"/>
    <w:rsid w:val="00150599"/>
    <w:rsid w:val="00150C8E"/>
    <w:rsid w:val="0015502C"/>
    <w:rsid w:val="00155195"/>
    <w:rsid w:val="00155A27"/>
    <w:rsid w:val="00156B98"/>
    <w:rsid w:val="00156E9C"/>
    <w:rsid w:val="001600DE"/>
    <w:rsid w:val="00160D1F"/>
    <w:rsid w:val="001623C2"/>
    <w:rsid w:val="00162A18"/>
    <w:rsid w:val="00165272"/>
    <w:rsid w:val="00166D52"/>
    <w:rsid w:val="001679C5"/>
    <w:rsid w:val="00167D6F"/>
    <w:rsid w:val="001715C9"/>
    <w:rsid w:val="001716B0"/>
    <w:rsid w:val="00171B2E"/>
    <w:rsid w:val="001723E1"/>
    <w:rsid w:val="00172C3F"/>
    <w:rsid w:val="00173D19"/>
    <w:rsid w:val="00174AA6"/>
    <w:rsid w:val="00174AB5"/>
    <w:rsid w:val="001774D4"/>
    <w:rsid w:val="001807D1"/>
    <w:rsid w:val="00180E8C"/>
    <w:rsid w:val="001826F2"/>
    <w:rsid w:val="001834E6"/>
    <w:rsid w:val="00183E85"/>
    <w:rsid w:val="00184B99"/>
    <w:rsid w:val="001854CC"/>
    <w:rsid w:val="001856DE"/>
    <w:rsid w:val="001860BD"/>
    <w:rsid w:val="00191AD9"/>
    <w:rsid w:val="00192062"/>
    <w:rsid w:val="00196293"/>
    <w:rsid w:val="00197E50"/>
    <w:rsid w:val="001A06DF"/>
    <w:rsid w:val="001A1815"/>
    <w:rsid w:val="001A1A62"/>
    <w:rsid w:val="001A242F"/>
    <w:rsid w:val="001A3319"/>
    <w:rsid w:val="001A47A6"/>
    <w:rsid w:val="001A5F9F"/>
    <w:rsid w:val="001A6465"/>
    <w:rsid w:val="001A6A97"/>
    <w:rsid w:val="001A6BFD"/>
    <w:rsid w:val="001B3FF2"/>
    <w:rsid w:val="001B7065"/>
    <w:rsid w:val="001C133C"/>
    <w:rsid w:val="001C327C"/>
    <w:rsid w:val="001C4338"/>
    <w:rsid w:val="001C6F9D"/>
    <w:rsid w:val="001C7592"/>
    <w:rsid w:val="001D0D67"/>
    <w:rsid w:val="001D19C5"/>
    <w:rsid w:val="001D4BAD"/>
    <w:rsid w:val="001D5318"/>
    <w:rsid w:val="001D5916"/>
    <w:rsid w:val="001D5E5D"/>
    <w:rsid w:val="001E20BF"/>
    <w:rsid w:val="001E27EB"/>
    <w:rsid w:val="001E4727"/>
    <w:rsid w:val="001E56EF"/>
    <w:rsid w:val="001E660F"/>
    <w:rsid w:val="001E712A"/>
    <w:rsid w:val="001F0D3A"/>
    <w:rsid w:val="001F1F41"/>
    <w:rsid w:val="001F288C"/>
    <w:rsid w:val="001F33FC"/>
    <w:rsid w:val="001F3985"/>
    <w:rsid w:val="00204F28"/>
    <w:rsid w:val="00205C61"/>
    <w:rsid w:val="002061E2"/>
    <w:rsid w:val="002167CC"/>
    <w:rsid w:val="00216E2B"/>
    <w:rsid w:val="00217F85"/>
    <w:rsid w:val="00220631"/>
    <w:rsid w:val="00221B29"/>
    <w:rsid w:val="0022208F"/>
    <w:rsid w:val="002229F0"/>
    <w:rsid w:val="00223534"/>
    <w:rsid w:val="002259CD"/>
    <w:rsid w:val="00230436"/>
    <w:rsid w:val="00232406"/>
    <w:rsid w:val="00235D1A"/>
    <w:rsid w:val="0024006D"/>
    <w:rsid w:val="00244976"/>
    <w:rsid w:val="00245D1C"/>
    <w:rsid w:val="00246409"/>
    <w:rsid w:val="00251F96"/>
    <w:rsid w:val="00254DE0"/>
    <w:rsid w:val="00255AFE"/>
    <w:rsid w:val="002566C2"/>
    <w:rsid w:val="002568B5"/>
    <w:rsid w:val="002570AD"/>
    <w:rsid w:val="00260F73"/>
    <w:rsid w:val="00263B89"/>
    <w:rsid w:val="0026455A"/>
    <w:rsid w:val="00264B97"/>
    <w:rsid w:val="0027050C"/>
    <w:rsid w:val="002705F9"/>
    <w:rsid w:val="00270E3B"/>
    <w:rsid w:val="00271D3D"/>
    <w:rsid w:val="002733F9"/>
    <w:rsid w:val="00275AFB"/>
    <w:rsid w:val="00276CF0"/>
    <w:rsid w:val="00277C7A"/>
    <w:rsid w:val="00284846"/>
    <w:rsid w:val="00286D2C"/>
    <w:rsid w:val="00295038"/>
    <w:rsid w:val="00296B9D"/>
    <w:rsid w:val="00297646"/>
    <w:rsid w:val="00297D90"/>
    <w:rsid w:val="002A0A92"/>
    <w:rsid w:val="002A133D"/>
    <w:rsid w:val="002A286E"/>
    <w:rsid w:val="002A3AF4"/>
    <w:rsid w:val="002A5820"/>
    <w:rsid w:val="002A79B3"/>
    <w:rsid w:val="002B119E"/>
    <w:rsid w:val="002B169F"/>
    <w:rsid w:val="002B1F74"/>
    <w:rsid w:val="002B33DB"/>
    <w:rsid w:val="002B3AB4"/>
    <w:rsid w:val="002B416D"/>
    <w:rsid w:val="002B473A"/>
    <w:rsid w:val="002B52B9"/>
    <w:rsid w:val="002B71ED"/>
    <w:rsid w:val="002B7207"/>
    <w:rsid w:val="002B79F0"/>
    <w:rsid w:val="002C025B"/>
    <w:rsid w:val="002C60D9"/>
    <w:rsid w:val="002D192F"/>
    <w:rsid w:val="002D2BC2"/>
    <w:rsid w:val="002D32B0"/>
    <w:rsid w:val="002D3591"/>
    <w:rsid w:val="002D45B6"/>
    <w:rsid w:val="002D5516"/>
    <w:rsid w:val="002D6932"/>
    <w:rsid w:val="002D6C44"/>
    <w:rsid w:val="002E0EB4"/>
    <w:rsid w:val="002E171F"/>
    <w:rsid w:val="002E23AF"/>
    <w:rsid w:val="002E5A72"/>
    <w:rsid w:val="002E63C4"/>
    <w:rsid w:val="002E75B3"/>
    <w:rsid w:val="002F2053"/>
    <w:rsid w:val="002F22D9"/>
    <w:rsid w:val="002F4B2C"/>
    <w:rsid w:val="002F74A2"/>
    <w:rsid w:val="0030351B"/>
    <w:rsid w:val="00303593"/>
    <w:rsid w:val="0030444A"/>
    <w:rsid w:val="00305E37"/>
    <w:rsid w:val="00306947"/>
    <w:rsid w:val="00307165"/>
    <w:rsid w:val="003072AE"/>
    <w:rsid w:val="003072FC"/>
    <w:rsid w:val="00307EFC"/>
    <w:rsid w:val="00307FFB"/>
    <w:rsid w:val="0031078B"/>
    <w:rsid w:val="00312B0E"/>
    <w:rsid w:val="00312C3C"/>
    <w:rsid w:val="0031472F"/>
    <w:rsid w:val="00314798"/>
    <w:rsid w:val="003148C4"/>
    <w:rsid w:val="00315187"/>
    <w:rsid w:val="0031612C"/>
    <w:rsid w:val="003176A2"/>
    <w:rsid w:val="0032006A"/>
    <w:rsid w:val="0032350B"/>
    <w:rsid w:val="00323A7D"/>
    <w:rsid w:val="0032464C"/>
    <w:rsid w:val="00324831"/>
    <w:rsid w:val="003268E9"/>
    <w:rsid w:val="00332EF4"/>
    <w:rsid w:val="003331A5"/>
    <w:rsid w:val="003352CF"/>
    <w:rsid w:val="00336416"/>
    <w:rsid w:val="00336ABB"/>
    <w:rsid w:val="00337E1B"/>
    <w:rsid w:val="0034166F"/>
    <w:rsid w:val="00343376"/>
    <w:rsid w:val="00344C69"/>
    <w:rsid w:val="00345D7D"/>
    <w:rsid w:val="0034611C"/>
    <w:rsid w:val="00347320"/>
    <w:rsid w:val="0035195E"/>
    <w:rsid w:val="00351B0A"/>
    <w:rsid w:val="00352359"/>
    <w:rsid w:val="00352D30"/>
    <w:rsid w:val="00353881"/>
    <w:rsid w:val="003543D1"/>
    <w:rsid w:val="003544BE"/>
    <w:rsid w:val="0035606F"/>
    <w:rsid w:val="0035659C"/>
    <w:rsid w:val="0035674A"/>
    <w:rsid w:val="0035698D"/>
    <w:rsid w:val="00356F14"/>
    <w:rsid w:val="00357C0D"/>
    <w:rsid w:val="0036396A"/>
    <w:rsid w:val="003649CB"/>
    <w:rsid w:val="00366C87"/>
    <w:rsid w:val="00373B13"/>
    <w:rsid w:val="00374BDD"/>
    <w:rsid w:val="00375CB3"/>
    <w:rsid w:val="00376D50"/>
    <w:rsid w:val="0037771B"/>
    <w:rsid w:val="0038097B"/>
    <w:rsid w:val="00380F83"/>
    <w:rsid w:val="00381F4F"/>
    <w:rsid w:val="0038253F"/>
    <w:rsid w:val="00382600"/>
    <w:rsid w:val="0038349D"/>
    <w:rsid w:val="00383F7B"/>
    <w:rsid w:val="0038623F"/>
    <w:rsid w:val="003871F8"/>
    <w:rsid w:val="00391995"/>
    <w:rsid w:val="00391DF7"/>
    <w:rsid w:val="00392637"/>
    <w:rsid w:val="00392695"/>
    <w:rsid w:val="00392DB7"/>
    <w:rsid w:val="0039535D"/>
    <w:rsid w:val="003968F9"/>
    <w:rsid w:val="00396F1C"/>
    <w:rsid w:val="0039778A"/>
    <w:rsid w:val="003A0B9B"/>
    <w:rsid w:val="003A288C"/>
    <w:rsid w:val="003A3132"/>
    <w:rsid w:val="003A514C"/>
    <w:rsid w:val="003A53D4"/>
    <w:rsid w:val="003A575F"/>
    <w:rsid w:val="003B0174"/>
    <w:rsid w:val="003B0758"/>
    <w:rsid w:val="003B1734"/>
    <w:rsid w:val="003B35D5"/>
    <w:rsid w:val="003B40EF"/>
    <w:rsid w:val="003B5C32"/>
    <w:rsid w:val="003B6522"/>
    <w:rsid w:val="003C17C1"/>
    <w:rsid w:val="003C3699"/>
    <w:rsid w:val="003C666F"/>
    <w:rsid w:val="003C72F0"/>
    <w:rsid w:val="003D15F3"/>
    <w:rsid w:val="003D19BB"/>
    <w:rsid w:val="003D2D4C"/>
    <w:rsid w:val="003D4B7F"/>
    <w:rsid w:val="003D52BF"/>
    <w:rsid w:val="003E0745"/>
    <w:rsid w:val="003E15B2"/>
    <w:rsid w:val="003E4DA8"/>
    <w:rsid w:val="003E5978"/>
    <w:rsid w:val="003E615D"/>
    <w:rsid w:val="003E6A33"/>
    <w:rsid w:val="003E6D76"/>
    <w:rsid w:val="003E6EBB"/>
    <w:rsid w:val="003F005F"/>
    <w:rsid w:val="003F17BD"/>
    <w:rsid w:val="003F29BE"/>
    <w:rsid w:val="003F2F16"/>
    <w:rsid w:val="003F7515"/>
    <w:rsid w:val="00400E7B"/>
    <w:rsid w:val="0040177F"/>
    <w:rsid w:val="00402B23"/>
    <w:rsid w:val="00403175"/>
    <w:rsid w:val="0040414F"/>
    <w:rsid w:val="00404DF8"/>
    <w:rsid w:val="00404F75"/>
    <w:rsid w:val="00406E07"/>
    <w:rsid w:val="00407178"/>
    <w:rsid w:val="00407297"/>
    <w:rsid w:val="0041485A"/>
    <w:rsid w:val="00414E86"/>
    <w:rsid w:val="0041535A"/>
    <w:rsid w:val="004167D5"/>
    <w:rsid w:val="00422B1E"/>
    <w:rsid w:val="004252A1"/>
    <w:rsid w:val="00425FB5"/>
    <w:rsid w:val="0042673E"/>
    <w:rsid w:val="004310EF"/>
    <w:rsid w:val="004333E9"/>
    <w:rsid w:val="00436C62"/>
    <w:rsid w:val="004373D2"/>
    <w:rsid w:val="004374BC"/>
    <w:rsid w:val="00442DBF"/>
    <w:rsid w:val="00443BAC"/>
    <w:rsid w:val="00444FF0"/>
    <w:rsid w:val="00445839"/>
    <w:rsid w:val="00445ED0"/>
    <w:rsid w:val="00446353"/>
    <w:rsid w:val="004476C2"/>
    <w:rsid w:val="00451608"/>
    <w:rsid w:val="004524E2"/>
    <w:rsid w:val="004560F0"/>
    <w:rsid w:val="00456440"/>
    <w:rsid w:val="004573D8"/>
    <w:rsid w:val="0045792D"/>
    <w:rsid w:val="00457B35"/>
    <w:rsid w:val="00457C31"/>
    <w:rsid w:val="004616DF"/>
    <w:rsid w:val="00461A67"/>
    <w:rsid w:val="00461F3F"/>
    <w:rsid w:val="0046334A"/>
    <w:rsid w:val="00466A1F"/>
    <w:rsid w:val="00467445"/>
    <w:rsid w:val="00470854"/>
    <w:rsid w:val="00477F45"/>
    <w:rsid w:val="00480DBD"/>
    <w:rsid w:val="00482562"/>
    <w:rsid w:val="0048298E"/>
    <w:rsid w:val="0048433E"/>
    <w:rsid w:val="0048515B"/>
    <w:rsid w:val="00494109"/>
    <w:rsid w:val="004958A2"/>
    <w:rsid w:val="00495D06"/>
    <w:rsid w:val="004965C7"/>
    <w:rsid w:val="00497C9D"/>
    <w:rsid w:val="004A025E"/>
    <w:rsid w:val="004A38F8"/>
    <w:rsid w:val="004A7C18"/>
    <w:rsid w:val="004B06C8"/>
    <w:rsid w:val="004B1576"/>
    <w:rsid w:val="004B1E68"/>
    <w:rsid w:val="004B71AA"/>
    <w:rsid w:val="004C0E72"/>
    <w:rsid w:val="004C1692"/>
    <w:rsid w:val="004C5557"/>
    <w:rsid w:val="004C5F77"/>
    <w:rsid w:val="004C6179"/>
    <w:rsid w:val="004C61B9"/>
    <w:rsid w:val="004C78D8"/>
    <w:rsid w:val="004D01AA"/>
    <w:rsid w:val="004D4D0A"/>
    <w:rsid w:val="004D51C2"/>
    <w:rsid w:val="004D6635"/>
    <w:rsid w:val="004D7702"/>
    <w:rsid w:val="004D7BE2"/>
    <w:rsid w:val="004E136D"/>
    <w:rsid w:val="004E49FC"/>
    <w:rsid w:val="004E53FF"/>
    <w:rsid w:val="004E7545"/>
    <w:rsid w:val="004E7DBB"/>
    <w:rsid w:val="004F1B44"/>
    <w:rsid w:val="004F2133"/>
    <w:rsid w:val="004F2919"/>
    <w:rsid w:val="004F5824"/>
    <w:rsid w:val="0050003B"/>
    <w:rsid w:val="00503EF6"/>
    <w:rsid w:val="00506011"/>
    <w:rsid w:val="005106A7"/>
    <w:rsid w:val="0051148E"/>
    <w:rsid w:val="00512ADC"/>
    <w:rsid w:val="005140D8"/>
    <w:rsid w:val="00514590"/>
    <w:rsid w:val="0051524E"/>
    <w:rsid w:val="00515F88"/>
    <w:rsid w:val="005171C0"/>
    <w:rsid w:val="00517366"/>
    <w:rsid w:val="005224C6"/>
    <w:rsid w:val="0052439B"/>
    <w:rsid w:val="00526496"/>
    <w:rsid w:val="00532CE2"/>
    <w:rsid w:val="00534CF0"/>
    <w:rsid w:val="00535015"/>
    <w:rsid w:val="00535B89"/>
    <w:rsid w:val="00536E74"/>
    <w:rsid w:val="005370EB"/>
    <w:rsid w:val="00537CD7"/>
    <w:rsid w:val="00541019"/>
    <w:rsid w:val="00541A83"/>
    <w:rsid w:val="00542090"/>
    <w:rsid w:val="0054499B"/>
    <w:rsid w:val="00544B4A"/>
    <w:rsid w:val="00545B78"/>
    <w:rsid w:val="005616A3"/>
    <w:rsid w:val="0056171A"/>
    <w:rsid w:val="00562CB8"/>
    <w:rsid w:val="00563D9B"/>
    <w:rsid w:val="005647D9"/>
    <w:rsid w:val="00566488"/>
    <w:rsid w:val="00566FBA"/>
    <w:rsid w:val="00567E5D"/>
    <w:rsid w:val="0057133D"/>
    <w:rsid w:val="00573293"/>
    <w:rsid w:val="00574155"/>
    <w:rsid w:val="005743E3"/>
    <w:rsid w:val="00574C95"/>
    <w:rsid w:val="00575BDA"/>
    <w:rsid w:val="00577297"/>
    <w:rsid w:val="005778A8"/>
    <w:rsid w:val="0058174E"/>
    <w:rsid w:val="00581783"/>
    <w:rsid w:val="00581D5D"/>
    <w:rsid w:val="005835FA"/>
    <w:rsid w:val="0058453D"/>
    <w:rsid w:val="00586C0D"/>
    <w:rsid w:val="0058744A"/>
    <w:rsid w:val="00590586"/>
    <w:rsid w:val="00590F37"/>
    <w:rsid w:val="00592913"/>
    <w:rsid w:val="00593456"/>
    <w:rsid w:val="00593885"/>
    <w:rsid w:val="00595B80"/>
    <w:rsid w:val="005978F3"/>
    <w:rsid w:val="005A2CAB"/>
    <w:rsid w:val="005A6024"/>
    <w:rsid w:val="005A6759"/>
    <w:rsid w:val="005B0B6D"/>
    <w:rsid w:val="005B441A"/>
    <w:rsid w:val="005B5F51"/>
    <w:rsid w:val="005B7E4A"/>
    <w:rsid w:val="005C1E99"/>
    <w:rsid w:val="005C32C6"/>
    <w:rsid w:val="005C475E"/>
    <w:rsid w:val="005C504D"/>
    <w:rsid w:val="005C5F48"/>
    <w:rsid w:val="005C752A"/>
    <w:rsid w:val="005C77EF"/>
    <w:rsid w:val="005C7DFF"/>
    <w:rsid w:val="005D0B93"/>
    <w:rsid w:val="005D147A"/>
    <w:rsid w:val="005D16DA"/>
    <w:rsid w:val="005D2B5F"/>
    <w:rsid w:val="005D32F7"/>
    <w:rsid w:val="005D6ED8"/>
    <w:rsid w:val="005D745A"/>
    <w:rsid w:val="005D74BD"/>
    <w:rsid w:val="005E19C4"/>
    <w:rsid w:val="005E2756"/>
    <w:rsid w:val="005E376D"/>
    <w:rsid w:val="005E4ACB"/>
    <w:rsid w:val="005E586E"/>
    <w:rsid w:val="005E5AE3"/>
    <w:rsid w:val="005E5EB2"/>
    <w:rsid w:val="005F16A5"/>
    <w:rsid w:val="005F5288"/>
    <w:rsid w:val="005F713D"/>
    <w:rsid w:val="005F7E76"/>
    <w:rsid w:val="00600156"/>
    <w:rsid w:val="00600A1A"/>
    <w:rsid w:val="00600B73"/>
    <w:rsid w:val="00604FA9"/>
    <w:rsid w:val="006052C3"/>
    <w:rsid w:val="00606C19"/>
    <w:rsid w:val="006108CD"/>
    <w:rsid w:val="006110D7"/>
    <w:rsid w:val="00611481"/>
    <w:rsid w:val="006123E7"/>
    <w:rsid w:val="0061476E"/>
    <w:rsid w:val="00615DD2"/>
    <w:rsid w:val="00615FFE"/>
    <w:rsid w:val="0061622F"/>
    <w:rsid w:val="00621A9F"/>
    <w:rsid w:val="00622009"/>
    <w:rsid w:val="00622ADC"/>
    <w:rsid w:val="00622DC0"/>
    <w:rsid w:val="0062416B"/>
    <w:rsid w:val="0062588F"/>
    <w:rsid w:val="006269A0"/>
    <w:rsid w:val="00626D1F"/>
    <w:rsid w:val="00627617"/>
    <w:rsid w:val="00632F48"/>
    <w:rsid w:val="00634781"/>
    <w:rsid w:val="00635F6E"/>
    <w:rsid w:val="00637157"/>
    <w:rsid w:val="00637E29"/>
    <w:rsid w:val="00640D63"/>
    <w:rsid w:val="0064269D"/>
    <w:rsid w:val="00645884"/>
    <w:rsid w:val="00646FD6"/>
    <w:rsid w:val="00647E38"/>
    <w:rsid w:val="0065022B"/>
    <w:rsid w:val="00650EF5"/>
    <w:rsid w:val="006523CA"/>
    <w:rsid w:val="0065358E"/>
    <w:rsid w:val="00653D8C"/>
    <w:rsid w:val="0065405E"/>
    <w:rsid w:val="00655D5C"/>
    <w:rsid w:val="00656D1F"/>
    <w:rsid w:val="00657127"/>
    <w:rsid w:val="00657568"/>
    <w:rsid w:val="006615C3"/>
    <w:rsid w:val="00661C95"/>
    <w:rsid w:val="00667261"/>
    <w:rsid w:val="00673862"/>
    <w:rsid w:val="006738AF"/>
    <w:rsid w:val="006750C9"/>
    <w:rsid w:val="00675289"/>
    <w:rsid w:val="006776DD"/>
    <w:rsid w:val="00682B8E"/>
    <w:rsid w:val="00683865"/>
    <w:rsid w:val="0068436E"/>
    <w:rsid w:val="00684DB0"/>
    <w:rsid w:val="0068515C"/>
    <w:rsid w:val="006869D7"/>
    <w:rsid w:val="00687E45"/>
    <w:rsid w:val="00690F42"/>
    <w:rsid w:val="006930A6"/>
    <w:rsid w:val="006949FB"/>
    <w:rsid w:val="00695995"/>
    <w:rsid w:val="0069608D"/>
    <w:rsid w:val="006973AE"/>
    <w:rsid w:val="006A03CE"/>
    <w:rsid w:val="006A16D7"/>
    <w:rsid w:val="006A6411"/>
    <w:rsid w:val="006A7672"/>
    <w:rsid w:val="006A7BBD"/>
    <w:rsid w:val="006A7FE6"/>
    <w:rsid w:val="006B31C5"/>
    <w:rsid w:val="006B5D22"/>
    <w:rsid w:val="006C0B2C"/>
    <w:rsid w:val="006C0DBD"/>
    <w:rsid w:val="006C166F"/>
    <w:rsid w:val="006C1CF4"/>
    <w:rsid w:val="006C26FA"/>
    <w:rsid w:val="006C2803"/>
    <w:rsid w:val="006C3954"/>
    <w:rsid w:val="006C67ED"/>
    <w:rsid w:val="006C7C14"/>
    <w:rsid w:val="006D00A2"/>
    <w:rsid w:val="006D0E78"/>
    <w:rsid w:val="006D502A"/>
    <w:rsid w:val="006D7A8B"/>
    <w:rsid w:val="006E0AC8"/>
    <w:rsid w:val="006E1512"/>
    <w:rsid w:val="006E5A30"/>
    <w:rsid w:val="006E74CC"/>
    <w:rsid w:val="006F00FD"/>
    <w:rsid w:val="006F30F5"/>
    <w:rsid w:val="006F32B9"/>
    <w:rsid w:val="006F3F44"/>
    <w:rsid w:val="006F421B"/>
    <w:rsid w:val="006F4CB6"/>
    <w:rsid w:val="006F51C0"/>
    <w:rsid w:val="006F69F3"/>
    <w:rsid w:val="006F7F05"/>
    <w:rsid w:val="0070197F"/>
    <w:rsid w:val="00704DFC"/>
    <w:rsid w:val="00710CA2"/>
    <w:rsid w:val="0071137F"/>
    <w:rsid w:val="00711AF5"/>
    <w:rsid w:val="00711FA4"/>
    <w:rsid w:val="0071235B"/>
    <w:rsid w:val="00712B1E"/>
    <w:rsid w:val="007140F1"/>
    <w:rsid w:val="007154C0"/>
    <w:rsid w:val="00715B4A"/>
    <w:rsid w:val="0071671A"/>
    <w:rsid w:val="00725C0C"/>
    <w:rsid w:val="00726208"/>
    <w:rsid w:val="0072652E"/>
    <w:rsid w:val="007329B1"/>
    <w:rsid w:val="00735D64"/>
    <w:rsid w:val="0074021A"/>
    <w:rsid w:val="00746AE2"/>
    <w:rsid w:val="00755CC5"/>
    <w:rsid w:val="00756A19"/>
    <w:rsid w:val="00761473"/>
    <w:rsid w:val="00761562"/>
    <w:rsid w:val="00762A93"/>
    <w:rsid w:val="00763632"/>
    <w:rsid w:val="00765222"/>
    <w:rsid w:val="00771BC2"/>
    <w:rsid w:val="00771FCC"/>
    <w:rsid w:val="00772715"/>
    <w:rsid w:val="0077579D"/>
    <w:rsid w:val="00776068"/>
    <w:rsid w:val="00776B47"/>
    <w:rsid w:val="00780B4F"/>
    <w:rsid w:val="00783D92"/>
    <w:rsid w:val="007850E3"/>
    <w:rsid w:val="0078538B"/>
    <w:rsid w:val="00785812"/>
    <w:rsid w:val="007859BB"/>
    <w:rsid w:val="007900C7"/>
    <w:rsid w:val="00790CB7"/>
    <w:rsid w:val="007919FB"/>
    <w:rsid w:val="00792124"/>
    <w:rsid w:val="0079269F"/>
    <w:rsid w:val="00795DFA"/>
    <w:rsid w:val="00796C47"/>
    <w:rsid w:val="007A17D9"/>
    <w:rsid w:val="007A18FB"/>
    <w:rsid w:val="007A23EC"/>
    <w:rsid w:val="007A2D5D"/>
    <w:rsid w:val="007A6664"/>
    <w:rsid w:val="007A7134"/>
    <w:rsid w:val="007B1CBF"/>
    <w:rsid w:val="007B1EE1"/>
    <w:rsid w:val="007B21C7"/>
    <w:rsid w:val="007B3112"/>
    <w:rsid w:val="007B3AA2"/>
    <w:rsid w:val="007B3DFB"/>
    <w:rsid w:val="007B54BA"/>
    <w:rsid w:val="007B61F6"/>
    <w:rsid w:val="007C00C7"/>
    <w:rsid w:val="007C1E35"/>
    <w:rsid w:val="007C1F13"/>
    <w:rsid w:val="007C56A3"/>
    <w:rsid w:val="007C6C80"/>
    <w:rsid w:val="007D1789"/>
    <w:rsid w:val="007D27CD"/>
    <w:rsid w:val="007D3348"/>
    <w:rsid w:val="007D35F5"/>
    <w:rsid w:val="007D56E9"/>
    <w:rsid w:val="007D61D1"/>
    <w:rsid w:val="007E10E9"/>
    <w:rsid w:val="007E1962"/>
    <w:rsid w:val="007E33DE"/>
    <w:rsid w:val="007E3866"/>
    <w:rsid w:val="007E3D7C"/>
    <w:rsid w:val="007E41BB"/>
    <w:rsid w:val="007E4927"/>
    <w:rsid w:val="007E5A7D"/>
    <w:rsid w:val="007E5C08"/>
    <w:rsid w:val="007E5EB4"/>
    <w:rsid w:val="007F05BC"/>
    <w:rsid w:val="007F2B0D"/>
    <w:rsid w:val="007F3ECF"/>
    <w:rsid w:val="007F49BA"/>
    <w:rsid w:val="007F55E3"/>
    <w:rsid w:val="00800CFD"/>
    <w:rsid w:val="0080106D"/>
    <w:rsid w:val="008010F2"/>
    <w:rsid w:val="0080275E"/>
    <w:rsid w:val="0080304A"/>
    <w:rsid w:val="00803129"/>
    <w:rsid w:val="00803333"/>
    <w:rsid w:val="0080467D"/>
    <w:rsid w:val="00805484"/>
    <w:rsid w:val="00806FBC"/>
    <w:rsid w:val="0081238E"/>
    <w:rsid w:val="00813212"/>
    <w:rsid w:val="00814EC7"/>
    <w:rsid w:val="00815706"/>
    <w:rsid w:val="00815C16"/>
    <w:rsid w:val="00822F92"/>
    <w:rsid w:val="00823020"/>
    <w:rsid w:val="00824AE0"/>
    <w:rsid w:val="00825D28"/>
    <w:rsid w:val="00832F32"/>
    <w:rsid w:val="00833017"/>
    <w:rsid w:val="008363A6"/>
    <w:rsid w:val="00836832"/>
    <w:rsid w:val="0083765F"/>
    <w:rsid w:val="00841B3B"/>
    <w:rsid w:val="00845342"/>
    <w:rsid w:val="00845AA2"/>
    <w:rsid w:val="00845AE2"/>
    <w:rsid w:val="00845FA3"/>
    <w:rsid w:val="008501A6"/>
    <w:rsid w:val="00850EEF"/>
    <w:rsid w:val="008512F4"/>
    <w:rsid w:val="00852A4A"/>
    <w:rsid w:val="00853CE9"/>
    <w:rsid w:val="00854814"/>
    <w:rsid w:val="008549CB"/>
    <w:rsid w:val="00856166"/>
    <w:rsid w:val="008562D7"/>
    <w:rsid w:val="0085741A"/>
    <w:rsid w:val="00863E29"/>
    <w:rsid w:val="008663AA"/>
    <w:rsid w:val="0086785C"/>
    <w:rsid w:val="00867E7F"/>
    <w:rsid w:val="00872040"/>
    <w:rsid w:val="00873DED"/>
    <w:rsid w:val="0087549B"/>
    <w:rsid w:val="00875E14"/>
    <w:rsid w:val="00875E54"/>
    <w:rsid w:val="00876EB9"/>
    <w:rsid w:val="008804A3"/>
    <w:rsid w:val="008813EC"/>
    <w:rsid w:val="00883171"/>
    <w:rsid w:val="00883491"/>
    <w:rsid w:val="00883FB6"/>
    <w:rsid w:val="0088614B"/>
    <w:rsid w:val="0088758D"/>
    <w:rsid w:val="00890463"/>
    <w:rsid w:val="00891602"/>
    <w:rsid w:val="008933D6"/>
    <w:rsid w:val="00895667"/>
    <w:rsid w:val="0089582D"/>
    <w:rsid w:val="00895D53"/>
    <w:rsid w:val="00895F19"/>
    <w:rsid w:val="008A10BD"/>
    <w:rsid w:val="008A2CF3"/>
    <w:rsid w:val="008A4002"/>
    <w:rsid w:val="008A46BC"/>
    <w:rsid w:val="008B12F6"/>
    <w:rsid w:val="008B18B9"/>
    <w:rsid w:val="008B1A5B"/>
    <w:rsid w:val="008B2004"/>
    <w:rsid w:val="008B48CF"/>
    <w:rsid w:val="008B4F93"/>
    <w:rsid w:val="008B6D22"/>
    <w:rsid w:val="008B6F54"/>
    <w:rsid w:val="008C0E76"/>
    <w:rsid w:val="008C26EF"/>
    <w:rsid w:val="008C2703"/>
    <w:rsid w:val="008C2906"/>
    <w:rsid w:val="008D122E"/>
    <w:rsid w:val="008D2673"/>
    <w:rsid w:val="008D298C"/>
    <w:rsid w:val="008D2E36"/>
    <w:rsid w:val="008D4427"/>
    <w:rsid w:val="008E0AD9"/>
    <w:rsid w:val="008E13A2"/>
    <w:rsid w:val="008E13B7"/>
    <w:rsid w:val="008E334D"/>
    <w:rsid w:val="008E3ADC"/>
    <w:rsid w:val="008E4D0D"/>
    <w:rsid w:val="008E51A1"/>
    <w:rsid w:val="008E6D56"/>
    <w:rsid w:val="008E7DD6"/>
    <w:rsid w:val="008F157D"/>
    <w:rsid w:val="008F2AC3"/>
    <w:rsid w:val="008F5390"/>
    <w:rsid w:val="008F7E75"/>
    <w:rsid w:val="00900F55"/>
    <w:rsid w:val="0090251C"/>
    <w:rsid w:val="009049CF"/>
    <w:rsid w:val="009059AE"/>
    <w:rsid w:val="009059DD"/>
    <w:rsid w:val="00905F93"/>
    <w:rsid w:val="0090635E"/>
    <w:rsid w:val="00912F2B"/>
    <w:rsid w:val="009168E8"/>
    <w:rsid w:val="00916C78"/>
    <w:rsid w:val="00916F73"/>
    <w:rsid w:val="00917A44"/>
    <w:rsid w:val="00922556"/>
    <w:rsid w:val="009235E6"/>
    <w:rsid w:val="00923A65"/>
    <w:rsid w:val="00923C57"/>
    <w:rsid w:val="0092414C"/>
    <w:rsid w:val="00930FE1"/>
    <w:rsid w:val="00931106"/>
    <w:rsid w:val="00931CFA"/>
    <w:rsid w:val="00932184"/>
    <w:rsid w:val="0093278F"/>
    <w:rsid w:val="009359A2"/>
    <w:rsid w:val="00936007"/>
    <w:rsid w:val="0093632C"/>
    <w:rsid w:val="0093646B"/>
    <w:rsid w:val="009374F3"/>
    <w:rsid w:val="0094009A"/>
    <w:rsid w:val="0094321A"/>
    <w:rsid w:val="009441F9"/>
    <w:rsid w:val="009443DF"/>
    <w:rsid w:val="00945386"/>
    <w:rsid w:val="00946B92"/>
    <w:rsid w:val="0094731B"/>
    <w:rsid w:val="00951D94"/>
    <w:rsid w:val="00954B3A"/>
    <w:rsid w:val="00955A87"/>
    <w:rsid w:val="00957AEF"/>
    <w:rsid w:val="00960648"/>
    <w:rsid w:val="0096116F"/>
    <w:rsid w:val="00962156"/>
    <w:rsid w:val="00963D76"/>
    <w:rsid w:val="00963F02"/>
    <w:rsid w:val="00964692"/>
    <w:rsid w:val="0096480B"/>
    <w:rsid w:val="009665B6"/>
    <w:rsid w:val="0096675D"/>
    <w:rsid w:val="00971883"/>
    <w:rsid w:val="0097285F"/>
    <w:rsid w:val="00973D34"/>
    <w:rsid w:val="00974F6B"/>
    <w:rsid w:val="00977B0C"/>
    <w:rsid w:val="00977F8C"/>
    <w:rsid w:val="009828EB"/>
    <w:rsid w:val="0098314E"/>
    <w:rsid w:val="00983212"/>
    <w:rsid w:val="00984973"/>
    <w:rsid w:val="00985440"/>
    <w:rsid w:val="00992029"/>
    <w:rsid w:val="009940B3"/>
    <w:rsid w:val="0099511B"/>
    <w:rsid w:val="00995288"/>
    <w:rsid w:val="00995BDF"/>
    <w:rsid w:val="00995CA0"/>
    <w:rsid w:val="00996BD5"/>
    <w:rsid w:val="00997256"/>
    <w:rsid w:val="009972B0"/>
    <w:rsid w:val="009A01E0"/>
    <w:rsid w:val="009A1B58"/>
    <w:rsid w:val="009A3569"/>
    <w:rsid w:val="009A5BBF"/>
    <w:rsid w:val="009A5F4F"/>
    <w:rsid w:val="009A71E5"/>
    <w:rsid w:val="009B09C8"/>
    <w:rsid w:val="009B0A1D"/>
    <w:rsid w:val="009B19A2"/>
    <w:rsid w:val="009B21E5"/>
    <w:rsid w:val="009B3A50"/>
    <w:rsid w:val="009B441B"/>
    <w:rsid w:val="009B47D2"/>
    <w:rsid w:val="009B4BAF"/>
    <w:rsid w:val="009B5935"/>
    <w:rsid w:val="009B5A20"/>
    <w:rsid w:val="009B5ECA"/>
    <w:rsid w:val="009B738B"/>
    <w:rsid w:val="009B7D46"/>
    <w:rsid w:val="009C0313"/>
    <w:rsid w:val="009C231D"/>
    <w:rsid w:val="009C4116"/>
    <w:rsid w:val="009C4B81"/>
    <w:rsid w:val="009C7B97"/>
    <w:rsid w:val="009D107D"/>
    <w:rsid w:val="009D2567"/>
    <w:rsid w:val="009D7DE6"/>
    <w:rsid w:val="009E0D53"/>
    <w:rsid w:val="009E4266"/>
    <w:rsid w:val="009E737E"/>
    <w:rsid w:val="009F0150"/>
    <w:rsid w:val="009F1E60"/>
    <w:rsid w:val="009F289E"/>
    <w:rsid w:val="009F30AA"/>
    <w:rsid w:val="009F3ABA"/>
    <w:rsid w:val="00A0004B"/>
    <w:rsid w:val="00A016FD"/>
    <w:rsid w:val="00A01765"/>
    <w:rsid w:val="00A018B7"/>
    <w:rsid w:val="00A01B79"/>
    <w:rsid w:val="00A02BCB"/>
    <w:rsid w:val="00A03114"/>
    <w:rsid w:val="00A05A62"/>
    <w:rsid w:val="00A07C98"/>
    <w:rsid w:val="00A07CF2"/>
    <w:rsid w:val="00A1099F"/>
    <w:rsid w:val="00A11C4A"/>
    <w:rsid w:val="00A11DC3"/>
    <w:rsid w:val="00A121AF"/>
    <w:rsid w:val="00A1245A"/>
    <w:rsid w:val="00A13119"/>
    <w:rsid w:val="00A14388"/>
    <w:rsid w:val="00A15B55"/>
    <w:rsid w:val="00A2026F"/>
    <w:rsid w:val="00A21782"/>
    <w:rsid w:val="00A21C8C"/>
    <w:rsid w:val="00A22C76"/>
    <w:rsid w:val="00A232C5"/>
    <w:rsid w:val="00A30EC4"/>
    <w:rsid w:val="00A325A9"/>
    <w:rsid w:val="00A3489B"/>
    <w:rsid w:val="00A35525"/>
    <w:rsid w:val="00A359B9"/>
    <w:rsid w:val="00A35CA3"/>
    <w:rsid w:val="00A37C6B"/>
    <w:rsid w:val="00A40CEC"/>
    <w:rsid w:val="00A412B0"/>
    <w:rsid w:val="00A41E49"/>
    <w:rsid w:val="00A43DC2"/>
    <w:rsid w:val="00A43E10"/>
    <w:rsid w:val="00A45DFC"/>
    <w:rsid w:val="00A4764A"/>
    <w:rsid w:val="00A47D0D"/>
    <w:rsid w:val="00A502F2"/>
    <w:rsid w:val="00A507E8"/>
    <w:rsid w:val="00A53D89"/>
    <w:rsid w:val="00A5612C"/>
    <w:rsid w:val="00A565D9"/>
    <w:rsid w:val="00A61838"/>
    <w:rsid w:val="00A61C5B"/>
    <w:rsid w:val="00A623A7"/>
    <w:rsid w:val="00A62629"/>
    <w:rsid w:val="00A62C90"/>
    <w:rsid w:val="00A6596C"/>
    <w:rsid w:val="00A67836"/>
    <w:rsid w:val="00A712DC"/>
    <w:rsid w:val="00A71A5B"/>
    <w:rsid w:val="00A752D3"/>
    <w:rsid w:val="00A80A53"/>
    <w:rsid w:val="00A8375E"/>
    <w:rsid w:val="00A85808"/>
    <w:rsid w:val="00A867BC"/>
    <w:rsid w:val="00A87887"/>
    <w:rsid w:val="00A91A01"/>
    <w:rsid w:val="00A9285F"/>
    <w:rsid w:val="00A94909"/>
    <w:rsid w:val="00A954AD"/>
    <w:rsid w:val="00A958F7"/>
    <w:rsid w:val="00A95E7F"/>
    <w:rsid w:val="00A96FE4"/>
    <w:rsid w:val="00A972B4"/>
    <w:rsid w:val="00AA0326"/>
    <w:rsid w:val="00AA5608"/>
    <w:rsid w:val="00AA617A"/>
    <w:rsid w:val="00AA7DD4"/>
    <w:rsid w:val="00AB0965"/>
    <w:rsid w:val="00AB2B2F"/>
    <w:rsid w:val="00AB3869"/>
    <w:rsid w:val="00AB41CF"/>
    <w:rsid w:val="00AB48CB"/>
    <w:rsid w:val="00AB5478"/>
    <w:rsid w:val="00AB6513"/>
    <w:rsid w:val="00AB7F43"/>
    <w:rsid w:val="00AC1DF0"/>
    <w:rsid w:val="00AC36E1"/>
    <w:rsid w:val="00AC658D"/>
    <w:rsid w:val="00AD1E0E"/>
    <w:rsid w:val="00AD496D"/>
    <w:rsid w:val="00AD61E4"/>
    <w:rsid w:val="00AD66B9"/>
    <w:rsid w:val="00AE3B1F"/>
    <w:rsid w:val="00AE3C6B"/>
    <w:rsid w:val="00AE46FF"/>
    <w:rsid w:val="00AE4BEE"/>
    <w:rsid w:val="00AE6665"/>
    <w:rsid w:val="00AE6EEB"/>
    <w:rsid w:val="00AE783D"/>
    <w:rsid w:val="00AF20B7"/>
    <w:rsid w:val="00AF27F3"/>
    <w:rsid w:val="00AF693E"/>
    <w:rsid w:val="00AF7920"/>
    <w:rsid w:val="00B03F5A"/>
    <w:rsid w:val="00B0625F"/>
    <w:rsid w:val="00B1002D"/>
    <w:rsid w:val="00B10A70"/>
    <w:rsid w:val="00B10F6E"/>
    <w:rsid w:val="00B1474D"/>
    <w:rsid w:val="00B14C89"/>
    <w:rsid w:val="00B16336"/>
    <w:rsid w:val="00B16FB8"/>
    <w:rsid w:val="00B17846"/>
    <w:rsid w:val="00B25FC8"/>
    <w:rsid w:val="00B26A5F"/>
    <w:rsid w:val="00B2716C"/>
    <w:rsid w:val="00B276E9"/>
    <w:rsid w:val="00B27F89"/>
    <w:rsid w:val="00B32153"/>
    <w:rsid w:val="00B32C09"/>
    <w:rsid w:val="00B3332A"/>
    <w:rsid w:val="00B349D3"/>
    <w:rsid w:val="00B36275"/>
    <w:rsid w:val="00B41746"/>
    <w:rsid w:val="00B430BF"/>
    <w:rsid w:val="00B43D4D"/>
    <w:rsid w:val="00B4480A"/>
    <w:rsid w:val="00B45357"/>
    <w:rsid w:val="00B459A2"/>
    <w:rsid w:val="00B469D6"/>
    <w:rsid w:val="00B51EAA"/>
    <w:rsid w:val="00B53F07"/>
    <w:rsid w:val="00B557F8"/>
    <w:rsid w:val="00B55E96"/>
    <w:rsid w:val="00B56E78"/>
    <w:rsid w:val="00B60527"/>
    <w:rsid w:val="00B60BA1"/>
    <w:rsid w:val="00B638BB"/>
    <w:rsid w:val="00B65D39"/>
    <w:rsid w:val="00B66027"/>
    <w:rsid w:val="00B677D9"/>
    <w:rsid w:val="00B7091C"/>
    <w:rsid w:val="00B71F6B"/>
    <w:rsid w:val="00B74580"/>
    <w:rsid w:val="00B745E3"/>
    <w:rsid w:val="00B77538"/>
    <w:rsid w:val="00B778E5"/>
    <w:rsid w:val="00B77A3C"/>
    <w:rsid w:val="00B77D8F"/>
    <w:rsid w:val="00B81497"/>
    <w:rsid w:val="00B82BAC"/>
    <w:rsid w:val="00B83464"/>
    <w:rsid w:val="00B848E3"/>
    <w:rsid w:val="00B84FA3"/>
    <w:rsid w:val="00B86ACF"/>
    <w:rsid w:val="00B871FF"/>
    <w:rsid w:val="00B907D3"/>
    <w:rsid w:val="00B910BA"/>
    <w:rsid w:val="00B9130B"/>
    <w:rsid w:val="00B92298"/>
    <w:rsid w:val="00B92E3E"/>
    <w:rsid w:val="00B93678"/>
    <w:rsid w:val="00B93C55"/>
    <w:rsid w:val="00B93FBE"/>
    <w:rsid w:val="00B9656D"/>
    <w:rsid w:val="00BA0588"/>
    <w:rsid w:val="00BA1A70"/>
    <w:rsid w:val="00BA2194"/>
    <w:rsid w:val="00BA31AB"/>
    <w:rsid w:val="00BA7554"/>
    <w:rsid w:val="00BB0B19"/>
    <w:rsid w:val="00BB1389"/>
    <w:rsid w:val="00BB1629"/>
    <w:rsid w:val="00BB3F74"/>
    <w:rsid w:val="00BB4824"/>
    <w:rsid w:val="00BB61B6"/>
    <w:rsid w:val="00BB724B"/>
    <w:rsid w:val="00BB7301"/>
    <w:rsid w:val="00BC0E05"/>
    <w:rsid w:val="00BC2559"/>
    <w:rsid w:val="00BC3D1B"/>
    <w:rsid w:val="00BC3FF9"/>
    <w:rsid w:val="00BC45FA"/>
    <w:rsid w:val="00BC6183"/>
    <w:rsid w:val="00BC6A5F"/>
    <w:rsid w:val="00BC722C"/>
    <w:rsid w:val="00BD0061"/>
    <w:rsid w:val="00BD20E0"/>
    <w:rsid w:val="00BD2149"/>
    <w:rsid w:val="00BD22C4"/>
    <w:rsid w:val="00BD244F"/>
    <w:rsid w:val="00BD302C"/>
    <w:rsid w:val="00BD6E9E"/>
    <w:rsid w:val="00BE0856"/>
    <w:rsid w:val="00BE0A44"/>
    <w:rsid w:val="00BE2C72"/>
    <w:rsid w:val="00BE6217"/>
    <w:rsid w:val="00BE7C7E"/>
    <w:rsid w:val="00BF3979"/>
    <w:rsid w:val="00BF3C2D"/>
    <w:rsid w:val="00BF3DD4"/>
    <w:rsid w:val="00C009E6"/>
    <w:rsid w:val="00C026AD"/>
    <w:rsid w:val="00C02B5C"/>
    <w:rsid w:val="00C02C28"/>
    <w:rsid w:val="00C05A5A"/>
    <w:rsid w:val="00C06066"/>
    <w:rsid w:val="00C113E2"/>
    <w:rsid w:val="00C11F16"/>
    <w:rsid w:val="00C13C10"/>
    <w:rsid w:val="00C13C50"/>
    <w:rsid w:val="00C1461D"/>
    <w:rsid w:val="00C14806"/>
    <w:rsid w:val="00C15930"/>
    <w:rsid w:val="00C164C8"/>
    <w:rsid w:val="00C2306A"/>
    <w:rsid w:val="00C24626"/>
    <w:rsid w:val="00C254FC"/>
    <w:rsid w:val="00C26553"/>
    <w:rsid w:val="00C2677E"/>
    <w:rsid w:val="00C31276"/>
    <w:rsid w:val="00C31A51"/>
    <w:rsid w:val="00C31F59"/>
    <w:rsid w:val="00C31FAE"/>
    <w:rsid w:val="00C320C5"/>
    <w:rsid w:val="00C34F65"/>
    <w:rsid w:val="00C37A28"/>
    <w:rsid w:val="00C37BDB"/>
    <w:rsid w:val="00C37F0B"/>
    <w:rsid w:val="00C405FE"/>
    <w:rsid w:val="00C4321C"/>
    <w:rsid w:val="00C436E3"/>
    <w:rsid w:val="00C4581A"/>
    <w:rsid w:val="00C468E5"/>
    <w:rsid w:val="00C4690E"/>
    <w:rsid w:val="00C46B7A"/>
    <w:rsid w:val="00C52DB9"/>
    <w:rsid w:val="00C55416"/>
    <w:rsid w:val="00C56C8C"/>
    <w:rsid w:val="00C57375"/>
    <w:rsid w:val="00C61A59"/>
    <w:rsid w:val="00C6248C"/>
    <w:rsid w:val="00C63FE4"/>
    <w:rsid w:val="00C6619C"/>
    <w:rsid w:val="00C67C49"/>
    <w:rsid w:val="00C75044"/>
    <w:rsid w:val="00C76CE1"/>
    <w:rsid w:val="00C76F55"/>
    <w:rsid w:val="00C77EC2"/>
    <w:rsid w:val="00C80258"/>
    <w:rsid w:val="00C82EBC"/>
    <w:rsid w:val="00C84736"/>
    <w:rsid w:val="00C850A7"/>
    <w:rsid w:val="00C86B79"/>
    <w:rsid w:val="00C91A3B"/>
    <w:rsid w:val="00C944C9"/>
    <w:rsid w:val="00C97FE3"/>
    <w:rsid w:val="00CA2A31"/>
    <w:rsid w:val="00CA3979"/>
    <w:rsid w:val="00CA534E"/>
    <w:rsid w:val="00CA643A"/>
    <w:rsid w:val="00CA662C"/>
    <w:rsid w:val="00CA7C43"/>
    <w:rsid w:val="00CB0364"/>
    <w:rsid w:val="00CB1CF8"/>
    <w:rsid w:val="00CB7999"/>
    <w:rsid w:val="00CC050A"/>
    <w:rsid w:val="00CC2E70"/>
    <w:rsid w:val="00CC3804"/>
    <w:rsid w:val="00CC3D01"/>
    <w:rsid w:val="00CC527B"/>
    <w:rsid w:val="00CC74EC"/>
    <w:rsid w:val="00CC7526"/>
    <w:rsid w:val="00CD0167"/>
    <w:rsid w:val="00CD1254"/>
    <w:rsid w:val="00CD27BF"/>
    <w:rsid w:val="00CD3778"/>
    <w:rsid w:val="00CD6B60"/>
    <w:rsid w:val="00CE11EE"/>
    <w:rsid w:val="00CE1282"/>
    <w:rsid w:val="00CE14B3"/>
    <w:rsid w:val="00CE31D9"/>
    <w:rsid w:val="00CE348C"/>
    <w:rsid w:val="00CE34C2"/>
    <w:rsid w:val="00CE5415"/>
    <w:rsid w:val="00CE6060"/>
    <w:rsid w:val="00CE6C1E"/>
    <w:rsid w:val="00CF0CD5"/>
    <w:rsid w:val="00CF0E00"/>
    <w:rsid w:val="00CF1B77"/>
    <w:rsid w:val="00CF1D78"/>
    <w:rsid w:val="00CF52E7"/>
    <w:rsid w:val="00CF5326"/>
    <w:rsid w:val="00CF6A5E"/>
    <w:rsid w:val="00CF6D51"/>
    <w:rsid w:val="00CF7884"/>
    <w:rsid w:val="00D02525"/>
    <w:rsid w:val="00D032C7"/>
    <w:rsid w:val="00D0546F"/>
    <w:rsid w:val="00D06EC6"/>
    <w:rsid w:val="00D0719A"/>
    <w:rsid w:val="00D07F67"/>
    <w:rsid w:val="00D138C8"/>
    <w:rsid w:val="00D20151"/>
    <w:rsid w:val="00D208A7"/>
    <w:rsid w:val="00D2126F"/>
    <w:rsid w:val="00D23A84"/>
    <w:rsid w:val="00D23E08"/>
    <w:rsid w:val="00D329CF"/>
    <w:rsid w:val="00D37676"/>
    <w:rsid w:val="00D404D0"/>
    <w:rsid w:val="00D41C86"/>
    <w:rsid w:val="00D41EB5"/>
    <w:rsid w:val="00D432FB"/>
    <w:rsid w:val="00D46D09"/>
    <w:rsid w:val="00D47F57"/>
    <w:rsid w:val="00D5538A"/>
    <w:rsid w:val="00D55641"/>
    <w:rsid w:val="00D55E57"/>
    <w:rsid w:val="00D56896"/>
    <w:rsid w:val="00D57785"/>
    <w:rsid w:val="00D57EFC"/>
    <w:rsid w:val="00D60378"/>
    <w:rsid w:val="00D6092E"/>
    <w:rsid w:val="00D60A9B"/>
    <w:rsid w:val="00D61222"/>
    <w:rsid w:val="00D619B4"/>
    <w:rsid w:val="00D62FC4"/>
    <w:rsid w:val="00D652AA"/>
    <w:rsid w:val="00D65C38"/>
    <w:rsid w:val="00D679CB"/>
    <w:rsid w:val="00D71FEF"/>
    <w:rsid w:val="00D86D3F"/>
    <w:rsid w:val="00D91038"/>
    <w:rsid w:val="00D913E7"/>
    <w:rsid w:val="00D9322B"/>
    <w:rsid w:val="00D94956"/>
    <w:rsid w:val="00D96E02"/>
    <w:rsid w:val="00DA1A0C"/>
    <w:rsid w:val="00DA3714"/>
    <w:rsid w:val="00DA37DE"/>
    <w:rsid w:val="00DA6AA9"/>
    <w:rsid w:val="00DB51AE"/>
    <w:rsid w:val="00DB60A6"/>
    <w:rsid w:val="00DB7001"/>
    <w:rsid w:val="00DC29CC"/>
    <w:rsid w:val="00DC2A14"/>
    <w:rsid w:val="00DC4B63"/>
    <w:rsid w:val="00DC5481"/>
    <w:rsid w:val="00DC5FC2"/>
    <w:rsid w:val="00DC7460"/>
    <w:rsid w:val="00DC7834"/>
    <w:rsid w:val="00DD005B"/>
    <w:rsid w:val="00DD061E"/>
    <w:rsid w:val="00DD0EC4"/>
    <w:rsid w:val="00DD12B8"/>
    <w:rsid w:val="00DD22F2"/>
    <w:rsid w:val="00DD2A58"/>
    <w:rsid w:val="00DD4ECE"/>
    <w:rsid w:val="00DD56C6"/>
    <w:rsid w:val="00DD5D50"/>
    <w:rsid w:val="00DE0E7C"/>
    <w:rsid w:val="00DE11DF"/>
    <w:rsid w:val="00DE2897"/>
    <w:rsid w:val="00DE6C95"/>
    <w:rsid w:val="00DE77F9"/>
    <w:rsid w:val="00DE7AA0"/>
    <w:rsid w:val="00DF0D68"/>
    <w:rsid w:val="00DF2B7D"/>
    <w:rsid w:val="00DF33D6"/>
    <w:rsid w:val="00DF3BD7"/>
    <w:rsid w:val="00DF58DD"/>
    <w:rsid w:val="00DF65C2"/>
    <w:rsid w:val="00DF673D"/>
    <w:rsid w:val="00E000A7"/>
    <w:rsid w:val="00E00485"/>
    <w:rsid w:val="00E004CB"/>
    <w:rsid w:val="00E0423C"/>
    <w:rsid w:val="00E048B6"/>
    <w:rsid w:val="00E05D26"/>
    <w:rsid w:val="00E05FA2"/>
    <w:rsid w:val="00E12F39"/>
    <w:rsid w:val="00E1328B"/>
    <w:rsid w:val="00E13535"/>
    <w:rsid w:val="00E14DC9"/>
    <w:rsid w:val="00E150A3"/>
    <w:rsid w:val="00E15260"/>
    <w:rsid w:val="00E158CB"/>
    <w:rsid w:val="00E17F51"/>
    <w:rsid w:val="00E2168F"/>
    <w:rsid w:val="00E221BE"/>
    <w:rsid w:val="00E224E8"/>
    <w:rsid w:val="00E22F28"/>
    <w:rsid w:val="00E23CC9"/>
    <w:rsid w:val="00E27A32"/>
    <w:rsid w:val="00E27F60"/>
    <w:rsid w:val="00E33157"/>
    <w:rsid w:val="00E3385B"/>
    <w:rsid w:val="00E34680"/>
    <w:rsid w:val="00E34D01"/>
    <w:rsid w:val="00E34E35"/>
    <w:rsid w:val="00E3672C"/>
    <w:rsid w:val="00E36EBB"/>
    <w:rsid w:val="00E3765B"/>
    <w:rsid w:val="00E37BFB"/>
    <w:rsid w:val="00E41420"/>
    <w:rsid w:val="00E42408"/>
    <w:rsid w:val="00E44271"/>
    <w:rsid w:val="00E46B1D"/>
    <w:rsid w:val="00E47B50"/>
    <w:rsid w:val="00E508D3"/>
    <w:rsid w:val="00E51559"/>
    <w:rsid w:val="00E5202A"/>
    <w:rsid w:val="00E54787"/>
    <w:rsid w:val="00E550F8"/>
    <w:rsid w:val="00E6020D"/>
    <w:rsid w:val="00E64E99"/>
    <w:rsid w:val="00E65254"/>
    <w:rsid w:val="00E6655C"/>
    <w:rsid w:val="00E66C9E"/>
    <w:rsid w:val="00E73D90"/>
    <w:rsid w:val="00E74C17"/>
    <w:rsid w:val="00E74E57"/>
    <w:rsid w:val="00E75333"/>
    <w:rsid w:val="00E768CC"/>
    <w:rsid w:val="00E77831"/>
    <w:rsid w:val="00E800D8"/>
    <w:rsid w:val="00E80131"/>
    <w:rsid w:val="00E80996"/>
    <w:rsid w:val="00E81303"/>
    <w:rsid w:val="00E81B1D"/>
    <w:rsid w:val="00E81C44"/>
    <w:rsid w:val="00E82270"/>
    <w:rsid w:val="00E83B1B"/>
    <w:rsid w:val="00E8412D"/>
    <w:rsid w:val="00E84465"/>
    <w:rsid w:val="00E85BE3"/>
    <w:rsid w:val="00E87280"/>
    <w:rsid w:val="00E9254D"/>
    <w:rsid w:val="00E942EC"/>
    <w:rsid w:val="00E949F8"/>
    <w:rsid w:val="00E9517F"/>
    <w:rsid w:val="00E97149"/>
    <w:rsid w:val="00EA05A5"/>
    <w:rsid w:val="00EA2211"/>
    <w:rsid w:val="00EA26FC"/>
    <w:rsid w:val="00EA3FB9"/>
    <w:rsid w:val="00EA5158"/>
    <w:rsid w:val="00EA52A5"/>
    <w:rsid w:val="00EA6869"/>
    <w:rsid w:val="00EA7B93"/>
    <w:rsid w:val="00EB140B"/>
    <w:rsid w:val="00EB22AE"/>
    <w:rsid w:val="00EB3794"/>
    <w:rsid w:val="00EB5AAA"/>
    <w:rsid w:val="00EB7FF7"/>
    <w:rsid w:val="00EC0A35"/>
    <w:rsid w:val="00EC11A3"/>
    <w:rsid w:val="00EC1950"/>
    <w:rsid w:val="00EC1D9A"/>
    <w:rsid w:val="00EC51B4"/>
    <w:rsid w:val="00EC6C5F"/>
    <w:rsid w:val="00ED0370"/>
    <w:rsid w:val="00ED12B5"/>
    <w:rsid w:val="00ED2292"/>
    <w:rsid w:val="00ED35DB"/>
    <w:rsid w:val="00ED3A8E"/>
    <w:rsid w:val="00ED4D6E"/>
    <w:rsid w:val="00ED536E"/>
    <w:rsid w:val="00EE170F"/>
    <w:rsid w:val="00EE188D"/>
    <w:rsid w:val="00EE2746"/>
    <w:rsid w:val="00EE3375"/>
    <w:rsid w:val="00EE55F6"/>
    <w:rsid w:val="00EE7255"/>
    <w:rsid w:val="00EE7510"/>
    <w:rsid w:val="00EF375B"/>
    <w:rsid w:val="00EF4447"/>
    <w:rsid w:val="00EF6C71"/>
    <w:rsid w:val="00EF6E4A"/>
    <w:rsid w:val="00F001CA"/>
    <w:rsid w:val="00F01663"/>
    <w:rsid w:val="00F022E0"/>
    <w:rsid w:val="00F0280C"/>
    <w:rsid w:val="00F02A0E"/>
    <w:rsid w:val="00F0426C"/>
    <w:rsid w:val="00F04C4E"/>
    <w:rsid w:val="00F05A43"/>
    <w:rsid w:val="00F0629B"/>
    <w:rsid w:val="00F102C9"/>
    <w:rsid w:val="00F10938"/>
    <w:rsid w:val="00F10D5F"/>
    <w:rsid w:val="00F12176"/>
    <w:rsid w:val="00F14BBF"/>
    <w:rsid w:val="00F156C4"/>
    <w:rsid w:val="00F1725A"/>
    <w:rsid w:val="00F23F58"/>
    <w:rsid w:val="00F250AE"/>
    <w:rsid w:val="00F253A7"/>
    <w:rsid w:val="00F26A89"/>
    <w:rsid w:val="00F272C4"/>
    <w:rsid w:val="00F307BF"/>
    <w:rsid w:val="00F318BA"/>
    <w:rsid w:val="00F323DC"/>
    <w:rsid w:val="00F33F98"/>
    <w:rsid w:val="00F34128"/>
    <w:rsid w:val="00F37BB2"/>
    <w:rsid w:val="00F40BDE"/>
    <w:rsid w:val="00F41C81"/>
    <w:rsid w:val="00F42043"/>
    <w:rsid w:val="00F426A2"/>
    <w:rsid w:val="00F50D24"/>
    <w:rsid w:val="00F54072"/>
    <w:rsid w:val="00F56327"/>
    <w:rsid w:val="00F6145C"/>
    <w:rsid w:val="00F64DCD"/>
    <w:rsid w:val="00F71CA3"/>
    <w:rsid w:val="00F72A8E"/>
    <w:rsid w:val="00F72CDB"/>
    <w:rsid w:val="00F73E8E"/>
    <w:rsid w:val="00F74C43"/>
    <w:rsid w:val="00F74CE5"/>
    <w:rsid w:val="00F74DB2"/>
    <w:rsid w:val="00F777E9"/>
    <w:rsid w:val="00F805A0"/>
    <w:rsid w:val="00F8079B"/>
    <w:rsid w:val="00F83ACB"/>
    <w:rsid w:val="00F91F09"/>
    <w:rsid w:val="00F96775"/>
    <w:rsid w:val="00F96FA3"/>
    <w:rsid w:val="00FA0B06"/>
    <w:rsid w:val="00FA33EB"/>
    <w:rsid w:val="00FA3A73"/>
    <w:rsid w:val="00FA3DF0"/>
    <w:rsid w:val="00FA4F08"/>
    <w:rsid w:val="00FA6A75"/>
    <w:rsid w:val="00FA6EF7"/>
    <w:rsid w:val="00FA7AE0"/>
    <w:rsid w:val="00FA7B97"/>
    <w:rsid w:val="00FB13DF"/>
    <w:rsid w:val="00FB1E40"/>
    <w:rsid w:val="00FB262E"/>
    <w:rsid w:val="00FB307F"/>
    <w:rsid w:val="00FB3681"/>
    <w:rsid w:val="00FB3C42"/>
    <w:rsid w:val="00FB44D6"/>
    <w:rsid w:val="00FB760A"/>
    <w:rsid w:val="00FC0E2D"/>
    <w:rsid w:val="00FC2C3F"/>
    <w:rsid w:val="00FC30A8"/>
    <w:rsid w:val="00FC553A"/>
    <w:rsid w:val="00FC5DE8"/>
    <w:rsid w:val="00FC689C"/>
    <w:rsid w:val="00FC6F4C"/>
    <w:rsid w:val="00FD0B81"/>
    <w:rsid w:val="00FD1668"/>
    <w:rsid w:val="00FD25A7"/>
    <w:rsid w:val="00FD35EB"/>
    <w:rsid w:val="00FD46AE"/>
    <w:rsid w:val="00FD7EC1"/>
    <w:rsid w:val="00FE048F"/>
    <w:rsid w:val="00FE1F6E"/>
    <w:rsid w:val="00FE2096"/>
    <w:rsid w:val="00FE2F02"/>
    <w:rsid w:val="00FE33BE"/>
    <w:rsid w:val="00FE4902"/>
    <w:rsid w:val="00FE4986"/>
    <w:rsid w:val="00FE5D41"/>
    <w:rsid w:val="00FE5F88"/>
    <w:rsid w:val="00FE70A7"/>
    <w:rsid w:val="00FE7779"/>
    <w:rsid w:val="00FF04D7"/>
    <w:rsid w:val="00FF0E86"/>
    <w:rsid w:val="00FF1CE4"/>
    <w:rsid w:val="00FF2450"/>
    <w:rsid w:val="00FF3D73"/>
    <w:rsid w:val="00FF68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1A65158E"/>
  <w15:docId w15:val="{ACC729C9-AA56-437B-BB08-8DC45A767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3D9B"/>
    <w:pPr>
      <w:keepNext/>
      <w:spacing w:before="120" w:line="360" w:lineRule="auto"/>
    </w:pPr>
    <w:rPr>
      <w:rFonts w:cs="Tahoma"/>
      <w:sz w:val="22"/>
      <w:szCs w:val="24"/>
    </w:rPr>
  </w:style>
  <w:style w:type="paragraph" w:styleId="Heading1">
    <w:name w:val="heading 1"/>
    <w:aliases w:val="H1,Heading 1(Report Only),Chapter,Heading 1(Report Only)1,Chapter1,DO NOT USE_h1,Level 1 Topic Heading,h1,Heading 1 Char"/>
    <w:basedOn w:val="Normal"/>
    <w:next w:val="Heading2"/>
    <w:autoRedefine/>
    <w:qFormat/>
    <w:rsid w:val="006776DD"/>
    <w:pPr>
      <w:pageBreakBefore/>
      <w:numPr>
        <w:numId w:val="8"/>
      </w:numPr>
      <w:spacing w:before="360" w:after="240" w:line="240" w:lineRule="auto"/>
      <w:outlineLvl w:val="0"/>
    </w:pPr>
    <w:rPr>
      <w:rFonts w:ascii="Verdana" w:hAnsi="Verdana" w:cs="Times New Roman"/>
      <w:b/>
      <w:caps/>
      <w:color w:val="000000"/>
      <w:kern w:val="28"/>
      <w:sz w:val="24"/>
    </w:rPr>
  </w:style>
  <w:style w:type="paragraph" w:styleId="Heading2">
    <w:name w:val="heading 2"/>
    <w:aliases w:val="l2,H2,h21,Chapter Number/Appendix Letter,chn,h2,Level 2 Topic Heading,Heading 2 Char,l2 Char,H2 Char,h21 Char Char,Heading 2 Char1,Heading 2 Char Char,l2 Char Char,H2 Char Char,h2 Char Char,l2 Char1,H2 Char1,h21 Char1,h2 Char1,h21 Char,h2 Char"/>
    <w:basedOn w:val="Normal"/>
    <w:next w:val="NormalIndent"/>
    <w:autoRedefine/>
    <w:qFormat/>
    <w:rsid w:val="007C00C7"/>
    <w:pPr>
      <w:numPr>
        <w:ilvl w:val="1"/>
        <w:numId w:val="8"/>
      </w:numPr>
      <w:spacing w:before="240" w:after="120" w:line="240" w:lineRule="auto"/>
      <w:outlineLvl w:val="1"/>
    </w:pPr>
    <w:rPr>
      <w:rFonts w:cs="Times New Roman"/>
      <w:b/>
      <w:color w:val="000000"/>
      <w:sz w:val="24"/>
      <w:szCs w:val="26"/>
    </w:rPr>
  </w:style>
  <w:style w:type="paragraph" w:styleId="Heading3">
    <w:name w:val="heading 3"/>
    <w:aliases w:val="h3,h31,h31 Char,Heading 3 Char Char,H3,d"/>
    <w:basedOn w:val="Normal"/>
    <w:next w:val="Normal"/>
    <w:link w:val="Heading3Char"/>
    <w:autoRedefine/>
    <w:qFormat/>
    <w:rsid w:val="00815C16"/>
    <w:pPr>
      <w:numPr>
        <w:ilvl w:val="2"/>
        <w:numId w:val="8"/>
      </w:numPr>
      <w:tabs>
        <w:tab w:val="left" w:pos="1134"/>
      </w:tabs>
      <w:spacing w:after="120"/>
      <w:outlineLvl w:val="2"/>
    </w:pPr>
    <w:rPr>
      <w:rFonts w:cs="Times New Roman"/>
      <w:b/>
      <w:i/>
      <w:color w:val="000000"/>
      <w:sz w:val="24"/>
    </w:rPr>
  </w:style>
  <w:style w:type="paragraph" w:styleId="Heading40">
    <w:name w:val="heading 4"/>
    <w:aliases w:val="Heading 4 Char,h4 Char,h41 Char Char Char Char,h4,h41,标题 4 Char,heading 4,ZZZ,heading 4 Char,标题 4 Char Char Char,标题 4 Char Char Char Char Char Char Char Char Char,标题 41,ZZZ1,heading 4 Char1,heading 4 Char Char1,heading 41,标题 42,Z"/>
    <w:basedOn w:val="Normal"/>
    <w:next w:val="Normal"/>
    <w:qFormat/>
    <w:rsid w:val="000A1DCD"/>
    <w:pPr>
      <w:spacing w:before="240" w:after="60"/>
      <w:ind w:left="720"/>
      <w:outlineLvl w:val="3"/>
    </w:pPr>
    <w:rPr>
      <w:b/>
      <w:bCs/>
    </w:rPr>
  </w:style>
  <w:style w:type="paragraph" w:styleId="Heading5">
    <w:name w:val="heading 5"/>
    <w:aliases w:val="New,Heading 5 Char Char,Heading 5 Char,Heading 5(unused)"/>
    <w:basedOn w:val="Normal"/>
    <w:next w:val="Normal"/>
    <w:qFormat/>
    <w:rsid w:val="000A1DCD"/>
    <w:pPr>
      <w:ind w:left="720"/>
      <w:jc w:val="both"/>
      <w:outlineLvl w:val="4"/>
    </w:pPr>
    <w:rPr>
      <w:b/>
      <w:bCs/>
    </w:rPr>
  </w:style>
  <w:style w:type="paragraph" w:styleId="Heading6">
    <w:name w:val="heading 6"/>
    <w:basedOn w:val="Normal"/>
    <w:next w:val="Normal"/>
    <w:qFormat/>
    <w:rsid w:val="000A1DCD"/>
    <w:pPr>
      <w:ind w:left="1080"/>
      <w:outlineLvl w:val="5"/>
    </w:pPr>
    <w:rPr>
      <w:rFonts w:ascii=".VnTime" w:hAnsi=".VnTime" w:cs="Times New Roman"/>
      <w:b/>
      <w:bCs/>
      <w:i/>
      <w:iCs/>
      <w:szCs w:val="22"/>
    </w:rPr>
  </w:style>
  <w:style w:type="paragraph" w:styleId="Heading7">
    <w:name w:val="heading 7"/>
    <w:basedOn w:val="Normal"/>
    <w:next w:val="Normal"/>
    <w:qFormat/>
    <w:rsid w:val="000A1DCD"/>
    <w:pPr>
      <w:spacing w:before="60" w:after="60"/>
      <w:outlineLvl w:val="6"/>
    </w:pPr>
    <w:rPr>
      <w:rFonts w:ascii=".VnTimeH" w:hAnsi=".VnTimeH" w:cs="Times New Roman"/>
      <w:b/>
      <w:bCs/>
      <w:color w:val="000000"/>
      <w:sz w:val="18"/>
      <w:szCs w:val="18"/>
    </w:rPr>
  </w:style>
  <w:style w:type="paragraph" w:styleId="Heading8">
    <w:name w:val="heading 8"/>
    <w:basedOn w:val="Normal"/>
    <w:next w:val="Normal"/>
    <w:qFormat/>
    <w:rsid w:val="000A1DCD"/>
    <w:pPr>
      <w:ind w:left="720"/>
      <w:jc w:val="both"/>
      <w:outlineLvl w:val="7"/>
    </w:pPr>
    <w:rPr>
      <w:rFonts w:ascii=".VnArialH" w:hAnsi=".VnArialH" w:cs="Times New Roman"/>
      <w:b/>
      <w:bCs/>
    </w:rPr>
  </w:style>
  <w:style w:type="paragraph" w:styleId="Heading9">
    <w:name w:val="heading 9"/>
    <w:basedOn w:val="Normal"/>
    <w:next w:val="Normal"/>
    <w:qFormat/>
    <w:rsid w:val="000A1DCD"/>
    <w:pPr>
      <w:outlineLvl w:val="8"/>
    </w:pPr>
    <w:rPr>
      <w:rFonts w:ascii=".VnArial" w:hAnsi=".VnArial" w:cs="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A1DCD"/>
    <w:pPr>
      <w:spacing w:before="0" w:line="240" w:lineRule="auto"/>
      <w:ind w:right="-360"/>
      <w:jc w:val="center"/>
    </w:pPr>
    <w:rPr>
      <w:rFonts w:ascii="Arial" w:hAnsi="Arial" w:cs="Arial"/>
      <w:i/>
      <w:iCs/>
      <w:sz w:val="18"/>
      <w:szCs w:val="18"/>
      <w:lang w:val="en-AU"/>
    </w:rPr>
  </w:style>
  <w:style w:type="paragraph" w:styleId="BodyTextIndent2">
    <w:name w:val="Body Text Indent 2"/>
    <w:basedOn w:val="Normal"/>
    <w:rsid w:val="000A1DCD"/>
    <w:pPr>
      <w:spacing w:before="0"/>
      <w:ind w:left="720"/>
    </w:pPr>
    <w:rPr>
      <w:rFonts w:ascii=".VnTime" w:hAnsi=".VnTime" w:cs="Times New Roman"/>
    </w:rPr>
  </w:style>
  <w:style w:type="paragraph" w:styleId="Caption">
    <w:name w:val="caption"/>
    <w:basedOn w:val="Normal"/>
    <w:next w:val="Normal"/>
    <w:qFormat/>
    <w:rsid w:val="000A1DCD"/>
    <w:pPr>
      <w:spacing w:after="120"/>
      <w:ind w:left="1440"/>
      <w:jc w:val="both"/>
    </w:pPr>
    <w:rPr>
      <w:rFonts w:ascii=".VnTime" w:hAnsi=".VnTime" w:cs="Times New Roman"/>
      <w:b/>
      <w:bCs/>
      <w:sz w:val="24"/>
    </w:rPr>
  </w:style>
  <w:style w:type="paragraph" w:styleId="Footer">
    <w:name w:val="footer"/>
    <w:basedOn w:val="Normal"/>
    <w:rsid w:val="000A1DCD"/>
    <w:pPr>
      <w:tabs>
        <w:tab w:val="center" w:pos="4320"/>
        <w:tab w:val="right" w:pos="8640"/>
      </w:tabs>
    </w:pPr>
  </w:style>
  <w:style w:type="paragraph" w:styleId="Header">
    <w:name w:val="header"/>
    <w:basedOn w:val="Arial"/>
    <w:autoRedefine/>
    <w:rsid w:val="002167CC"/>
    <w:pPr>
      <w:pBdr>
        <w:bottom w:val="dotDash" w:sz="4" w:space="6" w:color="auto"/>
      </w:pBdr>
      <w:tabs>
        <w:tab w:val="right" w:pos="9072"/>
      </w:tabs>
      <w:spacing w:after="120" w:line="240" w:lineRule="auto"/>
      <w:ind w:right="0"/>
      <w:jc w:val="both"/>
    </w:pPr>
  </w:style>
  <w:style w:type="character" w:styleId="Hyperlink">
    <w:name w:val="Hyperlink"/>
    <w:basedOn w:val="DefaultParagraphFont"/>
    <w:uiPriority w:val="99"/>
    <w:rsid w:val="000A1DCD"/>
    <w:rPr>
      <w:color w:val="0000FF"/>
      <w:u w:val="single"/>
    </w:rPr>
  </w:style>
  <w:style w:type="paragraph" w:customStyle="1" w:styleId="NormalCaption">
    <w:name w:val="NormalCaption"/>
    <w:basedOn w:val="Normal"/>
    <w:autoRedefine/>
    <w:rsid w:val="000A1DCD"/>
    <w:pPr>
      <w:spacing w:after="120"/>
      <w:jc w:val="center"/>
    </w:pPr>
    <w:rPr>
      <w:b/>
      <w:bCs/>
    </w:rPr>
  </w:style>
  <w:style w:type="paragraph" w:customStyle="1" w:styleId="NormalIndent0">
    <w:name w:val="NormalIndent"/>
    <w:basedOn w:val="Normal"/>
    <w:rsid w:val="000A1DCD"/>
    <w:pPr>
      <w:ind w:left="720"/>
    </w:pPr>
  </w:style>
  <w:style w:type="paragraph" w:customStyle="1" w:styleId="NormalIndex">
    <w:name w:val="NormalIndex"/>
    <w:basedOn w:val="NormalIndent0"/>
    <w:rsid w:val="000A1DCD"/>
    <w:pPr>
      <w:tabs>
        <w:tab w:val="left" w:pos="360"/>
        <w:tab w:val="left" w:pos="450"/>
      </w:tabs>
      <w:spacing w:before="60" w:after="60"/>
      <w:ind w:hanging="360"/>
    </w:pPr>
  </w:style>
  <w:style w:type="paragraph" w:customStyle="1" w:styleId="Footer1">
    <w:name w:val="Footer1"/>
    <w:basedOn w:val="Arial"/>
    <w:autoRedefine/>
    <w:rsid w:val="002167CC"/>
    <w:pPr>
      <w:pBdr>
        <w:top w:val="dotDash" w:sz="4" w:space="6" w:color="auto"/>
      </w:pBdr>
      <w:tabs>
        <w:tab w:val="center" w:pos="4536"/>
        <w:tab w:val="right" w:pos="9072"/>
      </w:tabs>
      <w:spacing w:after="120" w:line="240" w:lineRule="auto"/>
      <w:ind w:right="0"/>
    </w:pPr>
  </w:style>
  <w:style w:type="paragraph" w:styleId="NormalIndent">
    <w:name w:val="Normal Indent"/>
    <w:basedOn w:val="Normal"/>
    <w:link w:val="NormalIndentChar"/>
    <w:autoRedefine/>
    <w:rsid w:val="00F56327"/>
    <w:pPr>
      <w:widowControl w:val="0"/>
      <w:spacing w:before="0"/>
      <w:ind w:right="14"/>
      <w:pPrChange w:id="0" w:author="Christian Andre Palomino Solis" w:date="2020-12-10T17:30:00Z">
        <w:pPr>
          <w:keepNext/>
          <w:widowControl w:val="0"/>
          <w:spacing w:line="360" w:lineRule="auto"/>
          <w:ind w:left="2362" w:right="14"/>
        </w:pPr>
      </w:pPrChange>
    </w:pPr>
    <w:rPr>
      <w:rFonts w:cs="Times New Roman"/>
      <w:b/>
      <w:szCs w:val="22"/>
      <w:rPrChange w:id="0" w:author="Christian Andre Palomino Solis" w:date="2020-12-10T17:30:00Z">
        <w:rPr>
          <w:sz w:val="22"/>
          <w:szCs w:val="22"/>
          <w:lang w:val="en-US" w:eastAsia="en-US" w:bidi="ar-SA"/>
        </w:rPr>
      </w:rPrChange>
    </w:rPr>
  </w:style>
  <w:style w:type="paragraph" w:styleId="TOC1">
    <w:name w:val="toc 1"/>
    <w:basedOn w:val="Normal"/>
    <w:next w:val="Normal"/>
    <w:autoRedefine/>
    <w:uiPriority w:val="39"/>
    <w:rsid w:val="007A2D5D"/>
    <w:pPr>
      <w:tabs>
        <w:tab w:val="left" w:pos="540"/>
        <w:tab w:val="right" w:leader="dot" w:pos="9072"/>
      </w:tabs>
      <w:spacing w:before="20" w:after="20" w:line="240" w:lineRule="auto"/>
    </w:pPr>
    <w:rPr>
      <w:b/>
      <w:bCs/>
      <w:caps/>
      <w:noProof/>
      <w:sz w:val="24"/>
    </w:rPr>
  </w:style>
  <w:style w:type="paragraph" w:styleId="TOC2">
    <w:name w:val="toc 2"/>
    <w:basedOn w:val="Normal"/>
    <w:next w:val="Normal"/>
    <w:autoRedefine/>
    <w:uiPriority w:val="39"/>
    <w:rsid w:val="007A2D5D"/>
    <w:pPr>
      <w:tabs>
        <w:tab w:val="left" w:pos="1080"/>
        <w:tab w:val="right" w:leader="dot" w:pos="9072"/>
      </w:tabs>
      <w:spacing w:before="20" w:after="20" w:line="240" w:lineRule="auto"/>
      <w:ind w:left="284"/>
    </w:pPr>
    <w:rPr>
      <w:noProof/>
      <w:sz w:val="24"/>
    </w:rPr>
  </w:style>
  <w:style w:type="paragraph" w:styleId="TOC3">
    <w:name w:val="toc 3"/>
    <w:basedOn w:val="Normal"/>
    <w:next w:val="Normal"/>
    <w:autoRedefine/>
    <w:uiPriority w:val="39"/>
    <w:rsid w:val="007A2D5D"/>
    <w:pPr>
      <w:tabs>
        <w:tab w:val="right" w:leader="dot" w:pos="9072"/>
      </w:tabs>
      <w:spacing w:before="20" w:after="20" w:line="240" w:lineRule="auto"/>
      <w:ind w:left="403"/>
    </w:pPr>
    <w:rPr>
      <w:i/>
      <w:iCs/>
      <w:sz w:val="24"/>
    </w:rPr>
  </w:style>
  <w:style w:type="paragraph" w:customStyle="1" w:styleId="NH-1">
    <w:name w:val="NH-1"/>
    <w:basedOn w:val="Normal"/>
    <w:next w:val="NH-2"/>
    <w:rsid w:val="000A1DCD"/>
    <w:pPr>
      <w:tabs>
        <w:tab w:val="left" w:pos="360"/>
      </w:tabs>
      <w:ind w:left="360" w:hanging="360"/>
    </w:pPr>
    <w:rPr>
      <w:rFonts w:ascii=".VnArial" w:hAnsi=".VnArial" w:cs="Times New Roman"/>
      <w:b/>
      <w:bCs/>
      <w:sz w:val="24"/>
    </w:rPr>
  </w:style>
  <w:style w:type="paragraph" w:customStyle="1" w:styleId="NH-2">
    <w:name w:val="NH-2"/>
    <w:basedOn w:val="Normal"/>
    <w:next w:val="NormalIndent"/>
    <w:rsid w:val="000A1DCD"/>
    <w:pPr>
      <w:tabs>
        <w:tab w:val="left" w:pos="720"/>
      </w:tabs>
      <w:ind w:left="360" w:hanging="360"/>
    </w:pPr>
    <w:rPr>
      <w:rFonts w:ascii=".VnArial" w:hAnsi=".VnArial" w:cs="Times New Roman"/>
      <w:b/>
      <w:bCs/>
      <w:sz w:val="24"/>
    </w:rPr>
  </w:style>
  <w:style w:type="paragraph" w:customStyle="1" w:styleId="NormalText">
    <w:name w:val="NormalText"/>
    <w:basedOn w:val="Normal"/>
    <w:rsid w:val="000A1DCD"/>
    <w:pPr>
      <w:ind w:left="720"/>
      <w:jc w:val="both"/>
    </w:pPr>
  </w:style>
  <w:style w:type="paragraph" w:customStyle="1" w:styleId="H5">
    <w:name w:val="H5"/>
    <w:basedOn w:val="NormalIndent"/>
    <w:next w:val="Normal"/>
    <w:rsid w:val="000A1DCD"/>
    <w:rPr>
      <w:rFonts w:ascii=".VnTime" w:hAnsi=".VnTime"/>
      <w:b w:val="0"/>
      <w:bCs/>
      <w:i/>
      <w:iCs/>
      <w:color w:val="800080"/>
      <w:sz w:val="24"/>
    </w:rPr>
  </w:style>
  <w:style w:type="paragraph" w:customStyle="1" w:styleId="NormalFD">
    <w:name w:val="NormalFD"/>
    <w:basedOn w:val="Normal"/>
    <w:rsid w:val="000A1DCD"/>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autoRedefine/>
    <w:semiHidden/>
    <w:rsid w:val="000A1DCD"/>
    <w:pPr>
      <w:spacing w:before="0"/>
      <w:ind w:left="360" w:hanging="360"/>
    </w:pPr>
    <w:rPr>
      <w:sz w:val="16"/>
      <w:szCs w:val="16"/>
    </w:rPr>
  </w:style>
  <w:style w:type="character" w:styleId="FootnoteReference">
    <w:name w:val="footnote reference"/>
    <w:basedOn w:val="DefaultParagraphFont"/>
    <w:semiHidden/>
    <w:rsid w:val="000A1DCD"/>
    <w:rPr>
      <w:vertAlign w:val="superscript"/>
    </w:rPr>
  </w:style>
  <w:style w:type="paragraph" w:customStyle="1" w:styleId="Normal2">
    <w:name w:val="Normal 2"/>
    <w:basedOn w:val="Normal"/>
    <w:rsid w:val="000A1DCD"/>
    <w:pPr>
      <w:tabs>
        <w:tab w:val="left" w:pos="360"/>
      </w:tabs>
      <w:ind w:left="360" w:hanging="360"/>
    </w:pPr>
  </w:style>
  <w:style w:type="paragraph" w:styleId="BlockText">
    <w:name w:val="Block Text"/>
    <w:basedOn w:val="Normal"/>
    <w:rsid w:val="000A1DCD"/>
    <w:pPr>
      <w:tabs>
        <w:tab w:val="left" w:pos="8820"/>
      </w:tabs>
      <w:spacing w:before="0"/>
      <w:ind w:left="720" w:right="22"/>
      <w:jc w:val="both"/>
    </w:pPr>
    <w:rPr>
      <w:rFonts w:ascii=".VnTime" w:hAnsi=".VnTime" w:cs="Times New Roman"/>
    </w:rPr>
  </w:style>
  <w:style w:type="paragraph" w:styleId="TOC4">
    <w:name w:val="toc 4"/>
    <w:basedOn w:val="Normal"/>
    <w:next w:val="Normal"/>
    <w:autoRedefine/>
    <w:uiPriority w:val="39"/>
    <w:rsid w:val="004C6179"/>
    <w:pPr>
      <w:tabs>
        <w:tab w:val="right" w:leader="dot" w:pos="9072"/>
      </w:tabs>
      <w:spacing w:before="20" w:after="20" w:line="240" w:lineRule="auto"/>
      <w:ind w:left="601"/>
    </w:pPr>
    <w:rPr>
      <w:sz w:val="20"/>
      <w:szCs w:val="18"/>
    </w:rPr>
  </w:style>
  <w:style w:type="paragraph" w:styleId="TOC5">
    <w:name w:val="toc 5"/>
    <w:basedOn w:val="Normal"/>
    <w:next w:val="Normal"/>
    <w:autoRedefine/>
    <w:uiPriority w:val="39"/>
    <w:rsid w:val="000A1DCD"/>
    <w:pPr>
      <w:spacing w:before="0"/>
      <w:ind w:left="800"/>
    </w:pPr>
    <w:rPr>
      <w:sz w:val="18"/>
      <w:szCs w:val="18"/>
    </w:rPr>
  </w:style>
  <w:style w:type="paragraph" w:styleId="TOC6">
    <w:name w:val="toc 6"/>
    <w:basedOn w:val="Normal"/>
    <w:next w:val="Normal"/>
    <w:autoRedefine/>
    <w:uiPriority w:val="39"/>
    <w:rsid w:val="000A1DCD"/>
    <w:pPr>
      <w:spacing w:before="0"/>
      <w:ind w:left="1000"/>
    </w:pPr>
    <w:rPr>
      <w:sz w:val="18"/>
      <w:szCs w:val="18"/>
    </w:rPr>
  </w:style>
  <w:style w:type="paragraph" w:styleId="TOC7">
    <w:name w:val="toc 7"/>
    <w:basedOn w:val="Normal"/>
    <w:next w:val="Normal"/>
    <w:autoRedefine/>
    <w:uiPriority w:val="39"/>
    <w:rsid w:val="000A1DCD"/>
    <w:pPr>
      <w:spacing w:before="0"/>
      <w:ind w:left="1200"/>
    </w:pPr>
    <w:rPr>
      <w:sz w:val="18"/>
      <w:szCs w:val="18"/>
    </w:rPr>
  </w:style>
  <w:style w:type="paragraph" w:styleId="TOC8">
    <w:name w:val="toc 8"/>
    <w:basedOn w:val="Normal"/>
    <w:next w:val="Normal"/>
    <w:autoRedefine/>
    <w:uiPriority w:val="39"/>
    <w:rsid w:val="000A1DCD"/>
    <w:pPr>
      <w:spacing w:before="0"/>
      <w:ind w:left="1400"/>
    </w:pPr>
    <w:rPr>
      <w:sz w:val="18"/>
      <w:szCs w:val="18"/>
    </w:rPr>
  </w:style>
  <w:style w:type="paragraph" w:styleId="TOC9">
    <w:name w:val="toc 9"/>
    <w:basedOn w:val="Normal"/>
    <w:next w:val="Normal"/>
    <w:autoRedefine/>
    <w:uiPriority w:val="39"/>
    <w:rsid w:val="000A1DCD"/>
    <w:pPr>
      <w:spacing w:before="0"/>
      <w:ind w:left="1600"/>
    </w:pPr>
    <w:rPr>
      <w:sz w:val="18"/>
      <w:szCs w:val="18"/>
    </w:rPr>
  </w:style>
  <w:style w:type="paragraph" w:styleId="BodyText">
    <w:name w:val="Body Text"/>
    <w:basedOn w:val="Normal"/>
    <w:rsid w:val="000A1DCD"/>
    <w:pPr>
      <w:spacing w:before="0"/>
      <w:jc w:val="center"/>
    </w:pPr>
    <w:rPr>
      <w:szCs w:val="22"/>
    </w:rPr>
  </w:style>
  <w:style w:type="paragraph" w:customStyle="1" w:styleId="NormalTB">
    <w:name w:val="NormalTB"/>
    <w:rsid w:val="000A1DCD"/>
    <w:pPr>
      <w:jc w:val="center"/>
    </w:pPr>
    <w:rPr>
      <w:rFonts w:ascii=".VnTime" w:hAnsi=".VnTime"/>
      <w:lang w:val="en-GB"/>
    </w:rPr>
  </w:style>
  <w:style w:type="paragraph" w:customStyle="1" w:styleId="Vidu">
    <w:name w:val="Vidu"/>
    <w:basedOn w:val="Normal"/>
    <w:rsid w:val="000A1DCD"/>
    <w:pPr>
      <w:tabs>
        <w:tab w:val="num" w:pos="795"/>
      </w:tabs>
      <w:spacing w:before="0"/>
      <w:ind w:left="360" w:hanging="360"/>
      <w:jc w:val="both"/>
    </w:pPr>
  </w:style>
  <w:style w:type="paragraph" w:customStyle="1" w:styleId="Mucvidu">
    <w:name w:val="Mucvidu"/>
    <w:basedOn w:val="Vidu"/>
    <w:rsid w:val="000A1DCD"/>
    <w:pPr>
      <w:tabs>
        <w:tab w:val="clear" w:pos="795"/>
      </w:tabs>
      <w:ind w:left="1080"/>
    </w:pPr>
  </w:style>
  <w:style w:type="paragraph" w:customStyle="1" w:styleId="Tailieu">
    <w:name w:val="Tailieu"/>
    <w:basedOn w:val="Refer"/>
    <w:rsid w:val="000A1DCD"/>
    <w:pPr>
      <w:tabs>
        <w:tab w:val="num" w:pos="360"/>
      </w:tabs>
      <w:ind w:left="360" w:hanging="360"/>
    </w:pPr>
    <w:rPr>
      <w:sz w:val="28"/>
      <w:szCs w:val="28"/>
    </w:rPr>
  </w:style>
  <w:style w:type="paragraph" w:customStyle="1" w:styleId="Refer">
    <w:name w:val="Refer"/>
    <w:basedOn w:val="Normal"/>
    <w:rsid w:val="000A1DCD"/>
    <w:pPr>
      <w:spacing w:before="0" w:after="120"/>
      <w:ind w:firstLine="720"/>
      <w:jc w:val="both"/>
    </w:pPr>
  </w:style>
  <w:style w:type="paragraph" w:customStyle="1" w:styleId="Point">
    <w:name w:val="Point"/>
    <w:basedOn w:val="Header"/>
    <w:rsid w:val="000A1DCD"/>
    <w:pPr>
      <w:tabs>
        <w:tab w:val="num" w:pos="795"/>
      </w:tabs>
      <w:ind w:left="795" w:hanging="360"/>
    </w:pPr>
  </w:style>
  <w:style w:type="character" w:styleId="CommentReference">
    <w:name w:val="annotation reference"/>
    <w:basedOn w:val="DefaultParagraphFont"/>
    <w:semiHidden/>
    <w:rsid w:val="000A1DCD"/>
    <w:rPr>
      <w:sz w:val="16"/>
      <w:szCs w:val="16"/>
    </w:rPr>
  </w:style>
  <w:style w:type="paragraph" w:styleId="CommentText">
    <w:name w:val="annotation text"/>
    <w:basedOn w:val="Normal"/>
    <w:link w:val="CommentTextChar"/>
    <w:semiHidden/>
    <w:rsid w:val="000A1DCD"/>
    <w:pPr>
      <w:spacing w:before="0"/>
      <w:jc w:val="both"/>
    </w:pPr>
    <w:rPr>
      <w:rFonts w:ascii=".VnTime" w:hAnsi=".VnTime" w:cs="Times New Roman"/>
    </w:rPr>
  </w:style>
  <w:style w:type="paragraph" w:customStyle="1" w:styleId="Bang">
    <w:name w:val="Bang"/>
    <w:basedOn w:val="Normal"/>
    <w:link w:val="BangChar"/>
    <w:autoRedefine/>
    <w:rsid w:val="000A1DCD"/>
    <w:pPr>
      <w:spacing w:before="80" w:after="80" w:line="240" w:lineRule="auto"/>
    </w:pPr>
    <w:rPr>
      <w:sz w:val="18"/>
      <w:szCs w:val="18"/>
    </w:rPr>
  </w:style>
  <w:style w:type="paragraph" w:styleId="BodyText3">
    <w:name w:val="Body Text 3"/>
    <w:basedOn w:val="Normal"/>
    <w:rsid w:val="000A1DCD"/>
    <w:pPr>
      <w:spacing w:before="0"/>
    </w:pPr>
    <w:rPr>
      <w:rFonts w:ascii=".VnTime" w:hAnsi=".VnTime" w:cs="Times New Roman"/>
      <w:i/>
      <w:iCs/>
    </w:rPr>
  </w:style>
  <w:style w:type="paragraph" w:customStyle="1" w:styleId="Content">
    <w:name w:val="Content"/>
    <w:basedOn w:val="Normal"/>
    <w:rsid w:val="000A1DCD"/>
    <w:pPr>
      <w:ind w:firstLine="720"/>
      <w:jc w:val="both"/>
    </w:pPr>
    <w:rPr>
      <w:rFonts w:ascii=".VnTime" w:hAnsi=".VnTime" w:cs="Times New Roman"/>
      <w:sz w:val="24"/>
    </w:rPr>
  </w:style>
  <w:style w:type="paragraph" w:styleId="TableofFigures">
    <w:name w:val="table of figures"/>
    <w:basedOn w:val="Normal"/>
    <w:next w:val="Normal"/>
    <w:semiHidden/>
    <w:rsid w:val="000A1DCD"/>
    <w:pPr>
      <w:tabs>
        <w:tab w:val="right" w:leader="dot" w:pos="8642"/>
      </w:tabs>
      <w:spacing w:before="0"/>
      <w:ind w:left="480" w:hanging="480"/>
    </w:pPr>
    <w:rPr>
      <w:smallCaps/>
    </w:rPr>
  </w:style>
  <w:style w:type="paragraph" w:customStyle="1" w:styleId="NormalH">
    <w:name w:val="NormalH"/>
    <w:basedOn w:val="Normal"/>
    <w:autoRedefine/>
    <w:rsid w:val="00650EF5"/>
    <w:pPr>
      <w:pageBreakBefore/>
      <w:tabs>
        <w:tab w:val="left" w:pos="2160"/>
        <w:tab w:val="right" w:pos="5040"/>
        <w:tab w:val="left" w:pos="5760"/>
        <w:tab w:val="right" w:pos="8640"/>
      </w:tabs>
      <w:spacing w:before="360" w:after="240" w:line="240" w:lineRule="auto"/>
    </w:pPr>
    <w:rPr>
      <w:rFonts w:cs="Times New Roman"/>
      <w:b/>
      <w:caps/>
      <w:sz w:val="24"/>
    </w:rPr>
  </w:style>
  <w:style w:type="paragraph" w:customStyle="1" w:styleId="TableCaption">
    <w:name w:val="TableCaption"/>
    <w:basedOn w:val="NormalIndent"/>
    <w:rsid w:val="000A1DCD"/>
    <w:rPr>
      <w:b w:val="0"/>
      <w:bCs/>
    </w:rPr>
  </w:style>
  <w:style w:type="character" w:styleId="Strong">
    <w:name w:val="Strong"/>
    <w:basedOn w:val="DefaultParagraphFont"/>
    <w:qFormat/>
    <w:rsid w:val="000A1DCD"/>
    <w:rPr>
      <w:b/>
      <w:bCs/>
    </w:rPr>
  </w:style>
  <w:style w:type="paragraph" w:styleId="Title">
    <w:name w:val="Title"/>
    <w:basedOn w:val="Normal"/>
    <w:qFormat/>
    <w:rsid w:val="000A1DCD"/>
    <w:pPr>
      <w:spacing w:before="240" w:after="60"/>
      <w:jc w:val="center"/>
      <w:outlineLvl w:val="0"/>
    </w:pPr>
    <w:rPr>
      <w:b/>
      <w:bCs/>
      <w:kern w:val="28"/>
      <w:sz w:val="32"/>
      <w:szCs w:val="32"/>
    </w:rPr>
  </w:style>
  <w:style w:type="paragraph" w:customStyle="1" w:styleId="TableTitle">
    <w:name w:val="Table Title"/>
    <w:basedOn w:val="NormalIndent"/>
    <w:autoRedefine/>
    <w:rsid w:val="000A1DCD"/>
    <w:pPr>
      <w:numPr>
        <w:numId w:val="7"/>
      </w:numPr>
      <w:ind w:right="29"/>
      <w:jc w:val="right"/>
    </w:pPr>
    <w:rPr>
      <w:rFonts w:ascii=".VnTime" w:hAnsi=".VnTime"/>
    </w:rPr>
  </w:style>
  <w:style w:type="paragraph" w:customStyle="1" w:styleId="Arial">
    <w:name w:val="Arial"/>
    <w:basedOn w:val="NormalIndent"/>
    <w:rsid w:val="000A1DCD"/>
  </w:style>
  <w:style w:type="paragraph" w:customStyle="1" w:styleId="NormalNV">
    <w:name w:val="NormalNV"/>
    <w:basedOn w:val="Normal"/>
    <w:rsid w:val="000A1DCD"/>
    <w:pPr>
      <w:tabs>
        <w:tab w:val="left" w:pos="720"/>
        <w:tab w:val="left" w:pos="2160"/>
        <w:tab w:val="right" w:leader="dot" w:pos="8640"/>
      </w:tabs>
    </w:pPr>
    <w:rPr>
      <w:rFonts w:ascii=".VnTime" w:hAnsi=".VnTime" w:cs="Times New Roman"/>
      <w:sz w:val="24"/>
      <w:lang w:val="en-GB"/>
    </w:rPr>
  </w:style>
  <w:style w:type="paragraph" w:customStyle="1" w:styleId="TableText">
    <w:name w:val="Table Text"/>
    <w:basedOn w:val="Normal"/>
    <w:rsid w:val="000A1DCD"/>
    <w:pPr>
      <w:spacing w:before="60" w:after="60" w:line="480" w:lineRule="auto"/>
    </w:pPr>
    <w:rPr>
      <w:sz w:val="24"/>
    </w:rPr>
  </w:style>
  <w:style w:type="character" w:styleId="FollowedHyperlink">
    <w:name w:val="FollowedHyperlink"/>
    <w:basedOn w:val="DefaultParagraphFont"/>
    <w:rsid w:val="000A1DCD"/>
    <w:rPr>
      <w:color w:val="800080"/>
      <w:u w:val="single"/>
    </w:rPr>
  </w:style>
  <w:style w:type="paragraph" w:styleId="BodyTextIndent3">
    <w:name w:val="Body Text Indent 3"/>
    <w:basedOn w:val="Normal"/>
    <w:rsid w:val="000A1DCD"/>
    <w:pPr>
      <w:jc w:val="both"/>
    </w:pPr>
  </w:style>
  <w:style w:type="paragraph" w:customStyle="1" w:styleId="InfoBlue">
    <w:name w:val="InfoBlue"/>
    <w:basedOn w:val="Normal"/>
    <w:next w:val="BodyText"/>
    <w:autoRedefine/>
    <w:rsid w:val="000A1DCD"/>
    <w:pPr>
      <w:spacing w:before="0" w:after="120" w:line="240" w:lineRule="atLeast"/>
      <w:ind w:left="90"/>
    </w:pPr>
    <w:rPr>
      <w:sz w:val="18"/>
      <w:szCs w:val="18"/>
    </w:rPr>
  </w:style>
  <w:style w:type="paragraph" w:customStyle="1" w:styleId="Guideline">
    <w:name w:val="Guideline"/>
    <w:basedOn w:val="NormalIndent"/>
    <w:rsid w:val="000A1DCD"/>
    <w:pPr>
      <w:ind w:left="432" w:right="0"/>
      <w:jc w:val="both"/>
    </w:pPr>
    <w:rPr>
      <w:i/>
      <w:iCs/>
      <w:color w:val="0000FF"/>
      <w:lang w:val="en-AU"/>
    </w:rPr>
  </w:style>
  <w:style w:type="paragraph" w:styleId="NormalWeb">
    <w:name w:val="Normal (Web)"/>
    <w:basedOn w:val="Normal"/>
    <w:rsid w:val="000A1DCD"/>
    <w:pPr>
      <w:spacing w:before="100" w:beforeAutospacing="1" w:after="100" w:afterAutospacing="1"/>
    </w:pPr>
    <w:rPr>
      <w:rFonts w:ascii="Arial Unicode MS" w:eastAsia="Arial Unicode MS" w:hAnsi="Arial Unicode MS" w:cs="Times New Roman"/>
      <w:sz w:val="24"/>
      <w:lang w:val="en-GB"/>
    </w:rPr>
  </w:style>
  <w:style w:type="character" w:customStyle="1" w:styleId="arial12byell1">
    <w:name w:val="arial12byell1"/>
    <w:basedOn w:val="DefaultParagraphFont"/>
    <w:rsid w:val="000A1DCD"/>
    <w:rPr>
      <w:rFonts w:ascii="Arial" w:hAnsi="Arial" w:cs="Arial"/>
      <w:b/>
      <w:bCs/>
      <w:color w:val="auto"/>
      <w:sz w:val="18"/>
      <w:szCs w:val="18"/>
      <w:u w:val="none"/>
      <w:effect w:val="none"/>
    </w:rPr>
  </w:style>
  <w:style w:type="character" w:customStyle="1" w:styleId="arial10bblue1">
    <w:name w:val="arial10bblue1"/>
    <w:basedOn w:val="DefaultParagraphFont"/>
    <w:rsid w:val="000A1DCD"/>
    <w:rPr>
      <w:rFonts w:ascii="Arial" w:hAnsi="Arial" w:cs="Arial"/>
      <w:b/>
      <w:bCs/>
      <w:color w:val="auto"/>
      <w:sz w:val="15"/>
      <w:szCs w:val="15"/>
      <w:u w:val="none"/>
      <w:effect w:val="none"/>
    </w:rPr>
  </w:style>
  <w:style w:type="paragraph" w:customStyle="1" w:styleId="HeadingBig">
    <w:name w:val="Heading Big"/>
    <w:basedOn w:val="NormalTB"/>
    <w:autoRedefine/>
    <w:rsid w:val="000A1DCD"/>
    <w:pPr>
      <w:widowControl w:val="0"/>
      <w:spacing w:before="120"/>
    </w:pPr>
    <w:rPr>
      <w:rFonts w:ascii="Swis721 BlkEx BT" w:hAnsi="Swis721 BlkEx BT"/>
      <w:b/>
      <w:bCs/>
      <w:color w:val="6E2500"/>
      <w:sz w:val="32"/>
      <w:szCs w:val="32"/>
      <w:lang w:val="en-US"/>
    </w:rPr>
  </w:style>
  <w:style w:type="paragraph" w:customStyle="1" w:styleId="HeadingLv1">
    <w:name w:val="Heading Lv1"/>
    <w:basedOn w:val="Normal"/>
    <w:autoRedefine/>
    <w:rsid w:val="000A1DCD"/>
    <w:pPr>
      <w:spacing w:before="80" w:after="80" w:line="240" w:lineRule="auto"/>
      <w:jc w:val="center"/>
    </w:pPr>
    <w:rPr>
      <w:b/>
      <w:color w:val="6E2500"/>
    </w:rPr>
  </w:style>
  <w:style w:type="paragraph" w:customStyle="1" w:styleId="HeadingLv2">
    <w:name w:val="Heading Lv2"/>
    <w:basedOn w:val="Bang"/>
    <w:autoRedefine/>
    <w:rsid w:val="000A1DCD"/>
    <w:rPr>
      <w:b/>
      <w:bCs/>
      <w:color w:val="003400"/>
    </w:rPr>
  </w:style>
  <w:style w:type="paragraph" w:styleId="ListBullet">
    <w:name w:val="List Bullet"/>
    <w:basedOn w:val="Normal"/>
    <w:autoRedefine/>
    <w:rsid w:val="000A1DCD"/>
    <w:pPr>
      <w:numPr>
        <w:numId w:val="10"/>
      </w:numPr>
      <w:tabs>
        <w:tab w:val="clear" w:pos="0"/>
        <w:tab w:val="num" w:pos="851"/>
      </w:tabs>
      <w:ind w:left="851" w:hanging="284"/>
    </w:pPr>
    <w:rPr>
      <w:rFonts w:ascii="Arial" w:hAnsi="Arial" w:cs="Arial"/>
      <w:sz w:val="18"/>
      <w:szCs w:val="18"/>
    </w:rPr>
  </w:style>
  <w:style w:type="paragraph" w:customStyle="1" w:styleId="Heading1H1">
    <w:name w:val="Heading 1.H1"/>
    <w:basedOn w:val="Normal"/>
    <w:next w:val="Normal"/>
    <w:rsid w:val="000A1DCD"/>
    <w:pPr>
      <w:tabs>
        <w:tab w:val="num" w:pos="709"/>
      </w:tabs>
      <w:spacing w:before="240" w:after="240" w:line="240" w:lineRule="auto"/>
      <w:ind w:left="360" w:hanging="360"/>
      <w:outlineLvl w:val="0"/>
    </w:pPr>
    <w:rPr>
      <w:rFonts w:cs="Times New Roman"/>
      <w:b/>
      <w:bCs/>
      <w:caps/>
      <w:kern w:val="28"/>
      <w:sz w:val="24"/>
      <w:lang w:val="en-AU"/>
    </w:rPr>
  </w:style>
  <w:style w:type="paragraph" w:customStyle="1" w:styleId="Heading2H2">
    <w:name w:val="Heading 2.H2"/>
    <w:basedOn w:val="Normal"/>
    <w:next w:val="Normal"/>
    <w:rsid w:val="000A1DCD"/>
    <w:pPr>
      <w:tabs>
        <w:tab w:val="num" w:pos="709"/>
      </w:tabs>
      <w:spacing w:before="240" w:after="200" w:line="240" w:lineRule="auto"/>
      <w:ind w:left="360" w:hanging="360"/>
      <w:jc w:val="both"/>
      <w:outlineLvl w:val="1"/>
    </w:pPr>
    <w:rPr>
      <w:rFonts w:cs="Times New Roman"/>
      <w:b/>
      <w:bCs/>
      <w:lang w:val="en-AU"/>
    </w:rPr>
  </w:style>
  <w:style w:type="paragraph" w:customStyle="1" w:styleId="References">
    <w:name w:val="References"/>
    <w:basedOn w:val="ListNumber"/>
    <w:rsid w:val="000A1DCD"/>
    <w:pPr>
      <w:numPr>
        <w:numId w:val="0"/>
      </w:numPr>
      <w:tabs>
        <w:tab w:val="num" w:pos="360"/>
      </w:tabs>
      <w:spacing w:before="120"/>
      <w:ind w:left="360" w:right="-360" w:hanging="360"/>
    </w:pPr>
    <w:rPr>
      <w:rFonts w:ascii="Arial" w:hAnsi="Arial" w:cs="Arial"/>
      <w:sz w:val="18"/>
      <w:szCs w:val="18"/>
      <w:lang w:val="en-GB"/>
    </w:rPr>
  </w:style>
  <w:style w:type="paragraph" w:styleId="MessageHeader">
    <w:name w:val="Message Header"/>
    <w:basedOn w:val="BodyText"/>
    <w:rsid w:val="000A1DCD"/>
    <w:pPr>
      <w:keepLines/>
      <w:tabs>
        <w:tab w:val="num" w:pos="567"/>
      </w:tabs>
      <w:spacing w:before="120" w:line="415" w:lineRule="atLeast"/>
      <w:ind w:left="1560" w:hanging="720"/>
      <w:jc w:val="left"/>
    </w:pPr>
    <w:rPr>
      <w:rFonts w:ascii="Arial" w:hAnsi="Arial" w:cs="Arial"/>
      <w:sz w:val="18"/>
      <w:szCs w:val="18"/>
      <w:lang w:val="en-AU"/>
    </w:rPr>
  </w:style>
  <w:style w:type="paragraph" w:styleId="ListNumber">
    <w:name w:val="List Number"/>
    <w:basedOn w:val="Normal"/>
    <w:rsid w:val="000A1DCD"/>
    <w:pPr>
      <w:numPr>
        <w:numId w:val="6"/>
      </w:numPr>
      <w:spacing w:before="0" w:line="240" w:lineRule="auto"/>
    </w:pPr>
    <w:rPr>
      <w:rFonts w:cs="Times New Roman"/>
    </w:rPr>
  </w:style>
  <w:style w:type="paragraph" w:styleId="DocumentMap">
    <w:name w:val="Document Map"/>
    <w:basedOn w:val="Normal"/>
    <w:semiHidden/>
    <w:rsid w:val="005F5288"/>
    <w:pPr>
      <w:shd w:val="clear" w:color="auto" w:fill="000080"/>
    </w:pPr>
    <w:rPr>
      <w:szCs w:val="20"/>
    </w:rPr>
  </w:style>
  <w:style w:type="table" w:styleId="TableGrid">
    <w:name w:val="Table Grid"/>
    <w:basedOn w:val="TableNormal"/>
    <w:rsid w:val="000A1DCD"/>
    <w:pPr>
      <w:widowControl w:val="0"/>
      <w:spacing w:before="120"/>
      <w:ind w:left="54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Char">
    <w:name w:val="1 Char"/>
    <w:rsid w:val="000E7453"/>
    <w:pPr>
      <w:spacing w:after="160" w:line="240" w:lineRule="exact"/>
    </w:pPr>
    <w:rPr>
      <w:rFonts w:ascii="Verdana" w:hAnsi="Verdana"/>
      <w:sz w:val="22"/>
    </w:rPr>
  </w:style>
  <w:style w:type="paragraph" w:customStyle="1" w:styleId="StyleCentered">
    <w:name w:val="Style Centered"/>
    <w:basedOn w:val="Normal"/>
    <w:rsid w:val="000E7453"/>
    <w:pPr>
      <w:keepNext w:val="0"/>
      <w:spacing w:after="120" w:line="240" w:lineRule="auto"/>
      <w:jc w:val="center"/>
    </w:pPr>
    <w:rPr>
      <w:rFonts w:ascii="Arial" w:hAnsi="Arial" w:cs="Arial"/>
      <w:b/>
      <w:bCs/>
      <w:sz w:val="28"/>
      <w:szCs w:val="28"/>
    </w:rPr>
  </w:style>
  <w:style w:type="paragraph" w:customStyle="1" w:styleId="emrule1">
    <w:name w:val="em rule 1"/>
    <w:basedOn w:val="Normal"/>
    <w:rsid w:val="006D00A2"/>
    <w:pPr>
      <w:keepNext w:val="0"/>
      <w:numPr>
        <w:numId w:val="13"/>
      </w:numPr>
      <w:tabs>
        <w:tab w:val="clear" w:pos="1211"/>
        <w:tab w:val="left" w:pos="851"/>
      </w:tabs>
      <w:spacing w:line="320" w:lineRule="atLeast"/>
      <w:ind w:left="851" w:hanging="284"/>
      <w:jc w:val="both"/>
    </w:pPr>
    <w:rPr>
      <w:rFonts w:cs="Times New Roman"/>
      <w:sz w:val="26"/>
      <w:szCs w:val="20"/>
    </w:rPr>
  </w:style>
  <w:style w:type="paragraph" w:customStyle="1" w:styleId="DefaultParagraphFontParaCharCharCharCharChar">
    <w:name w:val="Default Paragraph Font Para Char Char Char Char Char"/>
    <w:autoRedefine/>
    <w:rsid w:val="006D00A2"/>
    <w:pPr>
      <w:tabs>
        <w:tab w:val="num" w:pos="922"/>
      </w:tabs>
      <w:spacing w:after="160" w:line="240" w:lineRule="exact"/>
      <w:ind w:left="922" w:hanging="360"/>
    </w:pPr>
    <w:rPr>
      <w:rFonts w:ascii="Verdana" w:hAnsi="Verdana"/>
    </w:rPr>
  </w:style>
  <w:style w:type="paragraph" w:customStyle="1" w:styleId="MyNormal">
    <w:name w:val="MyNormal"/>
    <w:basedOn w:val="Normal"/>
    <w:link w:val="MyNormalChar"/>
    <w:rsid w:val="00B45357"/>
    <w:pPr>
      <w:keepNext w:val="0"/>
      <w:numPr>
        <w:numId w:val="14"/>
      </w:numPr>
      <w:spacing w:after="120" w:line="240" w:lineRule="auto"/>
      <w:jc w:val="both"/>
    </w:pPr>
    <w:rPr>
      <w:rFonts w:cs="Times New Roman"/>
      <w:sz w:val="24"/>
    </w:rPr>
  </w:style>
  <w:style w:type="paragraph" w:customStyle="1" w:styleId="hinh">
    <w:name w:val="hinh"/>
    <w:autoRedefine/>
    <w:rsid w:val="001715C9"/>
    <w:pPr>
      <w:keepNext/>
      <w:spacing w:before="120" w:after="120" w:line="360" w:lineRule="auto"/>
      <w:jc w:val="center"/>
    </w:pPr>
    <w:rPr>
      <w:rFonts w:cs="Tahoma"/>
      <w:i/>
      <w:sz w:val="22"/>
      <w:szCs w:val="24"/>
    </w:rPr>
  </w:style>
  <w:style w:type="character" w:customStyle="1" w:styleId="NormalIndent1">
    <w:name w:val="Normal Indent1"/>
    <w:aliases w:val="Normal Indent Char1 Char1,Normal Indent Char1 Char Char Char Char Char Char Char Char Char Char Char1 Char Char Char Char1,Normal Indent Char Char1, Char Char Char1, Char Char Char  Char1,Normal Indent2, Char Char Char  Char Char Char1"/>
    <w:basedOn w:val="DefaultParagraphFont"/>
    <w:rsid w:val="00B45357"/>
    <w:rPr>
      <w:sz w:val="24"/>
      <w:szCs w:val="24"/>
      <w:lang w:val="en-US" w:eastAsia="en-US" w:bidi="ar-SA"/>
    </w:rPr>
  </w:style>
  <w:style w:type="character" w:customStyle="1" w:styleId="MyNormalChar">
    <w:name w:val="MyNormal Char"/>
    <w:basedOn w:val="DefaultParagraphFont"/>
    <w:link w:val="MyNormal"/>
    <w:rsid w:val="00B45357"/>
    <w:rPr>
      <w:sz w:val="24"/>
      <w:szCs w:val="24"/>
      <w:lang w:val="en-US" w:eastAsia="en-US" w:bidi="ar-SA"/>
    </w:rPr>
  </w:style>
  <w:style w:type="paragraph" w:customStyle="1" w:styleId="table">
    <w:name w:val="table"/>
    <w:basedOn w:val="Normal"/>
    <w:rsid w:val="00B349D3"/>
    <w:pPr>
      <w:keepNext w:val="0"/>
      <w:spacing w:before="60" w:after="60" w:line="240" w:lineRule="atLeast"/>
      <w:jc w:val="both"/>
    </w:pPr>
    <w:rPr>
      <w:rFonts w:cs="Times New Roman"/>
      <w:sz w:val="24"/>
    </w:rPr>
  </w:style>
  <w:style w:type="paragraph" w:customStyle="1" w:styleId="Text">
    <w:name w:val="Text"/>
    <w:basedOn w:val="Normal"/>
    <w:rsid w:val="003176A2"/>
    <w:pPr>
      <w:keepNext w:val="0"/>
      <w:numPr>
        <w:numId w:val="17"/>
      </w:numPr>
      <w:autoSpaceDE w:val="0"/>
      <w:autoSpaceDN w:val="0"/>
      <w:spacing w:line="240" w:lineRule="auto"/>
      <w:jc w:val="both"/>
    </w:pPr>
    <w:rPr>
      <w:rFonts w:ascii="Arial" w:hAnsi="Arial" w:cs="Arial"/>
      <w:sz w:val="24"/>
    </w:rPr>
  </w:style>
  <w:style w:type="paragraph" w:customStyle="1" w:styleId="Text2">
    <w:name w:val="Text2"/>
    <w:basedOn w:val="Normal"/>
    <w:rsid w:val="00CD6B60"/>
    <w:pPr>
      <w:keepNext w:val="0"/>
      <w:autoSpaceDE w:val="0"/>
      <w:autoSpaceDN w:val="0"/>
      <w:spacing w:line="240" w:lineRule="auto"/>
      <w:ind w:left="1440"/>
      <w:jc w:val="both"/>
    </w:pPr>
    <w:rPr>
      <w:rFonts w:ascii="Arial" w:hAnsi="Arial" w:cs="Arial"/>
      <w:sz w:val="24"/>
    </w:rPr>
  </w:style>
  <w:style w:type="paragraph" w:customStyle="1" w:styleId="Char">
    <w:name w:val="Char"/>
    <w:basedOn w:val="Normal"/>
    <w:next w:val="Heading1"/>
    <w:autoRedefine/>
    <w:semiHidden/>
    <w:rsid w:val="0071671A"/>
    <w:pPr>
      <w:keepNext w:val="0"/>
      <w:spacing w:before="0" w:after="160" w:line="240" w:lineRule="exact"/>
    </w:pPr>
    <w:rPr>
      <w:rFonts w:ascii="Arial" w:hAnsi="Arial" w:cs="Arial"/>
      <w:smallCaps/>
      <w:szCs w:val="22"/>
    </w:rPr>
  </w:style>
  <w:style w:type="paragraph" w:customStyle="1" w:styleId="Char0">
    <w:name w:val="Char"/>
    <w:basedOn w:val="Normal"/>
    <w:rsid w:val="00996BD5"/>
    <w:pPr>
      <w:keepNext w:val="0"/>
      <w:spacing w:before="100" w:beforeAutospacing="1" w:after="100" w:afterAutospacing="1" w:line="240" w:lineRule="auto"/>
    </w:pPr>
    <w:rPr>
      <w:rFonts w:ascii="Tahoma" w:hAnsi="Tahoma" w:cs="Times New Roman"/>
      <w:sz w:val="20"/>
      <w:szCs w:val="20"/>
    </w:rPr>
  </w:style>
  <w:style w:type="paragraph" w:customStyle="1" w:styleId="CDITUnicode">
    <w:name w:val="CDIT_Unicode"/>
    <w:basedOn w:val="Normal"/>
    <w:autoRedefine/>
    <w:rsid w:val="00640D63"/>
    <w:pPr>
      <w:keepNext w:val="0"/>
      <w:spacing w:before="0" w:line="312" w:lineRule="auto"/>
      <w:jc w:val="both"/>
    </w:pPr>
    <w:rPr>
      <w:rFonts w:cs="Times New Roman"/>
      <w:sz w:val="26"/>
      <w:szCs w:val="28"/>
      <w:lang w:val="en-AU"/>
    </w:rPr>
  </w:style>
  <w:style w:type="character" w:styleId="PageNumber">
    <w:name w:val="page number"/>
    <w:basedOn w:val="DefaultParagraphFont"/>
    <w:rsid w:val="00640D63"/>
  </w:style>
  <w:style w:type="paragraph" w:customStyle="1" w:styleId="DLBang">
    <w:name w:val="DL Bang"/>
    <w:basedOn w:val="Normal"/>
    <w:autoRedefine/>
    <w:rsid w:val="00640D63"/>
    <w:pPr>
      <w:keepNext w:val="0"/>
      <w:spacing w:before="60" w:after="60"/>
      <w:jc w:val="both"/>
    </w:pPr>
    <w:rPr>
      <w:rFonts w:ascii="Arial" w:hAnsi="Arial" w:cs="Times New Roman"/>
      <w:bCs/>
      <w:sz w:val="20"/>
      <w:szCs w:val="20"/>
      <w:lang w:val="en-GB"/>
    </w:rPr>
  </w:style>
  <w:style w:type="paragraph" w:customStyle="1" w:styleId="Style4">
    <w:name w:val="Style4"/>
    <w:basedOn w:val="BodyText"/>
    <w:rsid w:val="00640D63"/>
    <w:pPr>
      <w:keepNext w:val="0"/>
      <w:tabs>
        <w:tab w:val="num" w:pos="360"/>
      </w:tabs>
      <w:spacing w:before="60" w:line="312" w:lineRule="auto"/>
      <w:ind w:left="360" w:hanging="360"/>
      <w:jc w:val="both"/>
    </w:pPr>
    <w:rPr>
      <w:rFonts w:cs="Times New Roman"/>
      <w:sz w:val="24"/>
      <w:szCs w:val="26"/>
      <w:lang w:val="en-AU"/>
    </w:rPr>
  </w:style>
  <w:style w:type="character" w:customStyle="1" w:styleId="BangChar">
    <w:name w:val="Bang Char"/>
    <w:basedOn w:val="DefaultParagraphFont"/>
    <w:link w:val="Bang"/>
    <w:rsid w:val="00640D63"/>
    <w:rPr>
      <w:rFonts w:cs="Tahoma"/>
      <w:sz w:val="18"/>
      <w:szCs w:val="18"/>
      <w:lang w:val="en-US" w:eastAsia="en-US" w:bidi="ar-SA"/>
    </w:rPr>
  </w:style>
  <w:style w:type="numbering" w:styleId="111111">
    <w:name w:val="Outline List 2"/>
    <w:basedOn w:val="NoList"/>
    <w:rsid w:val="00640D63"/>
    <w:pPr>
      <w:numPr>
        <w:numId w:val="18"/>
      </w:numPr>
    </w:pPr>
  </w:style>
  <w:style w:type="paragraph" w:styleId="BalloonText">
    <w:name w:val="Balloon Text"/>
    <w:basedOn w:val="Normal"/>
    <w:semiHidden/>
    <w:rsid w:val="00640D63"/>
    <w:pPr>
      <w:keepNext w:val="0"/>
      <w:spacing w:before="0"/>
    </w:pPr>
    <w:rPr>
      <w:rFonts w:ascii="Tahoma" w:hAnsi="Tahoma"/>
      <w:sz w:val="16"/>
      <w:szCs w:val="16"/>
      <w:lang w:val="en-AU"/>
    </w:rPr>
  </w:style>
  <w:style w:type="paragraph" w:customStyle="1" w:styleId="Style1">
    <w:name w:val="Style1"/>
    <w:basedOn w:val="Heading1"/>
    <w:next w:val="TOC1"/>
    <w:rsid w:val="00640D63"/>
    <w:pPr>
      <w:pageBreakBefore w:val="0"/>
      <w:tabs>
        <w:tab w:val="num" w:pos="432"/>
      </w:tabs>
      <w:spacing w:before="240" w:after="120" w:line="360" w:lineRule="auto"/>
      <w:ind w:left="0" w:hanging="432"/>
    </w:pPr>
    <w:rPr>
      <w:rFonts w:ascii="Times New Roman" w:hAnsi="Times New Roman"/>
      <w:caps w:val="0"/>
      <w:color w:val="auto"/>
      <w:kern w:val="0"/>
      <w:sz w:val="26"/>
      <w:szCs w:val="26"/>
      <w:lang w:val="en-AU"/>
    </w:rPr>
  </w:style>
  <w:style w:type="paragraph" w:customStyle="1" w:styleId="Style2">
    <w:name w:val="Style2"/>
    <w:basedOn w:val="Heading2"/>
    <w:next w:val="TOC2"/>
    <w:rsid w:val="00640D63"/>
    <w:pPr>
      <w:tabs>
        <w:tab w:val="clear" w:pos="567"/>
        <w:tab w:val="num" w:pos="576"/>
      </w:tabs>
      <w:spacing w:line="360" w:lineRule="auto"/>
      <w:ind w:left="576" w:hanging="576"/>
    </w:pPr>
    <w:rPr>
      <w:bCs/>
      <w:color w:val="auto"/>
      <w:szCs w:val="24"/>
      <w:lang w:val="en-AU"/>
    </w:rPr>
  </w:style>
  <w:style w:type="paragraph" w:customStyle="1" w:styleId="Style3">
    <w:name w:val="Style3"/>
    <w:basedOn w:val="Heading3"/>
    <w:next w:val="TOC3"/>
    <w:rsid w:val="00640D63"/>
    <w:pPr>
      <w:tabs>
        <w:tab w:val="clear" w:pos="1134"/>
        <w:tab w:val="num" w:pos="720"/>
      </w:tabs>
      <w:spacing w:before="240" w:after="60" w:line="312" w:lineRule="auto"/>
      <w:ind w:left="720" w:hanging="720"/>
    </w:pPr>
    <w:rPr>
      <w:rFonts w:eastAsia="MS Mincho"/>
      <w:bCs/>
      <w:i w:val="0"/>
      <w:color w:val="auto"/>
      <w:lang w:val="en-AU"/>
    </w:rPr>
  </w:style>
  <w:style w:type="paragraph" w:customStyle="1" w:styleId="Heading4">
    <w:name w:val="Heading4"/>
    <w:basedOn w:val="Normal"/>
    <w:rsid w:val="00640D63"/>
    <w:pPr>
      <w:keepNext w:val="0"/>
      <w:numPr>
        <w:ilvl w:val="3"/>
        <w:numId w:val="19"/>
      </w:numPr>
      <w:spacing w:before="0"/>
    </w:pPr>
    <w:rPr>
      <w:rFonts w:cs="Times New Roman"/>
      <w:i/>
      <w:sz w:val="24"/>
      <w:szCs w:val="28"/>
      <w:lang w:val="en-AU"/>
    </w:rPr>
  </w:style>
  <w:style w:type="character" w:customStyle="1" w:styleId="description">
    <w:name w:val="description"/>
    <w:rsid w:val="0010773D"/>
    <w:rPr>
      <w:i/>
      <w:iCs/>
      <w:color w:val="0000FF"/>
    </w:rPr>
  </w:style>
  <w:style w:type="character" w:customStyle="1" w:styleId="Heading3Char">
    <w:name w:val="Heading 3 Char"/>
    <w:aliases w:val="h3 Char,h31 Char1,h31 Char Char,Heading 3 Char Char Char,H3 Char,d Char"/>
    <w:basedOn w:val="DefaultParagraphFont"/>
    <w:link w:val="Heading3"/>
    <w:rsid w:val="00343376"/>
    <w:rPr>
      <w:b/>
      <w:i/>
      <w:color w:val="000000"/>
      <w:sz w:val="24"/>
      <w:szCs w:val="24"/>
    </w:rPr>
  </w:style>
  <w:style w:type="character" w:customStyle="1" w:styleId="NormalIndentChar">
    <w:name w:val="Normal Indent Char"/>
    <w:basedOn w:val="DefaultParagraphFont"/>
    <w:link w:val="NormalIndent"/>
    <w:rsid w:val="00F56327"/>
    <w:rPr>
      <w:b/>
      <w:sz w:val="22"/>
      <w:szCs w:val="22"/>
    </w:rPr>
  </w:style>
  <w:style w:type="paragraph" w:styleId="CommentSubject">
    <w:name w:val="annotation subject"/>
    <w:basedOn w:val="CommentText"/>
    <w:next w:val="CommentText"/>
    <w:link w:val="CommentSubjectChar"/>
    <w:rsid w:val="008A2CF3"/>
    <w:pPr>
      <w:spacing w:before="120" w:line="240" w:lineRule="auto"/>
      <w:jc w:val="left"/>
    </w:pPr>
    <w:rPr>
      <w:rFonts w:ascii="Times New Roman" w:hAnsi="Times New Roman" w:cs="Tahoma"/>
      <w:b/>
      <w:bCs/>
      <w:sz w:val="20"/>
      <w:szCs w:val="20"/>
    </w:rPr>
  </w:style>
  <w:style w:type="character" w:customStyle="1" w:styleId="CommentTextChar">
    <w:name w:val="Comment Text Char"/>
    <w:basedOn w:val="DefaultParagraphFont"/>
    <w:link w:val="CommentText"/>
    <w:semiHidden/>
    <w:rsid w:val="008A2CF3"/>
    <w:rPr>
      <w:rFonts w:ascii=".VnTime" w:hAnsi=".VnTime"/>
      <w:sz w:val="22"/>
      <w:szCs w:val="24"/>
    </w:rPr>
  </w:style>
  <w:style w:type="character" w:customStyle="1" w:styleId="CommentSubjectChar">
    <w:name w:val="Comment Subject Char"/>
    <w:basedOn w:val="CommentTextChar"/>
    <w:link w:val="CommentSubject"/>
    <w:rsid w:val="008A2CF3"/>
    <w:rPr>
      <w:rFonts w:ascii=".VnTime" w:hAnsi=".VnTime" w:cs="Tahoma"/>
      <w:b/>
      <w:bCs/>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5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Microsoft_Visio_2003-2010_Drawing1.vsd"/><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oleObject" Target="embeddings/Microsoft_Visio_2003-2010_Drawing2.vsd"/></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PROJECTS\CMM-4\Document\Fsoft\Software\Template\Template_CM%20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1746F-3495-4364-8ECC-1003079F5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Template_CM plan.dot</Template>
  <TotalTime>9</TotalTime>
  <Pages>15</Pages>
  <Words>2533</Words>
  <Characters>13932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User manual template</vt:lpstr>
    </vt:vector>
  </TitlesOfParts>
  <Manager/>
  <Company>Trung tâm IT</Company>
  <LinksUpToDate>false</LinksUpToDate>
  <CharactersWithSpaces>16433</CharactersWithSpaces>
  <SharedDoc>false</SharedDoc>
  <HLinks>
    <vt:vector size="120" baseType="variant">
      <vt:variant>
        <vt:i4>1441846</vt:i4>
      </vt:variant>
      <vt:variant>
        <vt:i4>116</vt:i4>
      </vt:variant>
      <vt:variant>
        <vt:i4>0</vt:i4>
      </vt:variant>
      <vt:variant>
        <vt:i4>5</vt:i4>
      </vt:variant>
      <vt:variant>
        <vt:lpwstr/>
      </vt:variant>
      <vt:variant>
        <vt:lpwstr>_Toc243727559</vt:lpwstr>
      </vt:variant>
      <vt:variant>
        <vt:i4>1441846</vt:i4>
      </vt:variant>
      <vt:variant>
        <vt:i4>110</vt:i4>
      </vt:variant>
      <vt:variant>
        <vt:i4>0</vt:i4>
      </vt:variant>
      <vt:variant>
        <vt:i4>5</vt:i4>
      </vt:variant>
      <vt:variant>
        <vt:lpwstr/>
      </vt:variant>
      <vt:variant>
        <vt:lpwstr>_Toc243727558</vt:lpwstr>
      </vt:variant>
      <vt:variant>
        <vt:i4>1441846</vt:i4>
      </vt:variant>
      <vt:variant>
        <vt:i4>104</vt:i4>
      </vt:variant>
      <vt:variant>
        <vt:i4>0</vt:i4>
      </vt:variant>
      <vt:variant>
        <vt:i4>5</vt:i4>
      </vt:variant>
      <vt:variant>
        <vt:lpwstr/>
      </vt:variant>
      <vt:variant>
        <vt:lpwstr>_Toc243727557</vt:lpwstr>
      </vt:variant>
      <vt:variant>
        <vt:i4>1441846</vt:i4>
      </vt:variant>
      <vt:variant>
        <vt:i4>98</vt:i4>
      </vt:variant>
      <vt:variant>
        <vt:i4>0</vt:i4>
      </vt:variant>
      <vt:variant>
        <vt:i4>5</vt:i4>
      </vt:variant>
      <vt:variant>
        <vt:lpwstr/>
      </vt:variant>
      <vt:variant>
        <vt:lpwstr>_Toc243727556</vt:lpwstr>
      </vt:variant>
      <vt:variant>
        <vt:i4>1441846</vt:i4>
      </vt:variant>
      <vt:variant>
        <vt:i4>92</vt:i4>
      </vt:variant>
      <vt:variant>
        <vt:i4>0</vt:i4>
      </vt:variant>
      <vt:variant>
        <vt:i4>5</vt:i4>
      </vt:variant>
      <vt:variant>
        <vt:lpwstr/>
      </vt:variant>
      <vt:variant>
        <vt:lpwstr>_Toc243727555</vt:lpwstr>
      </vt:variant>
      <vt:variant>
        <vt:i4>1441846</vt:i4>
      </vt:variant>
      <vt:variant>
        <vt:i4>86</vt:i4>
      </vt:variant>
      <vt:variant>
        <vt:i4>0</vt:i4>
      </vt:variant>
      <vt:variant>
        <vt:i4>5</vt:i4>
      </vt:variant>
      <vt:variant>
        <vt:lpwstr/>
      </vt:variant>
      <vt:variant>
        <vt:lpwstr>_Toc243727554</vt:lpwstr>
      </vt:variant>
      <vt:variant>
        <vt:i4>1441846</vt:i4>
      </vt:variant>
      <vt:variant>
        <vt:i4>80</vt:i4>
      </vt:variant>
      <vt:variant>
        <vt:i4>0</vt:i4>
      </vt:variant>
      <vt:variant>
        <vt:i4>5</vt:i4>
      </vt:variant>
      <vt:variant>
        <vt:lpwstr/>
      </vt:variant>
      <vt:variant>
        <vt:lpwstr>_Toc243727553</vt:lpwstr>
      </vt:variant>
      <vt:variant>
        <vt:i4>1441846</vt:i4>
      </vt:variant>
      <vt:variant>
        <vt:i4>74</vt:i4>
      </vt:variant>
      <vt:variant>
        <vt:i4>0</vt:i4>
      </vt:variant>
      <vt:variant>
        <vt:i4>5</vt:i4>
      </vt:variant>
      <vt:variant>
        <vt:lpwstr/>
      </vt:variant>
      <vt:variant>
        <vt:lpwstr>_Toc243727552</vt:lpwstr>
      </vt:variant>
      <vt:variant>
        <vt:i4>1441846</vt:i4>
      </vt:variant>
      <vt:variant>
        <vt:i4>68</vt:i4>
      </vt:variant>
      <vt:variant>
        <vt:i4>0</vt:i4>
      </vt:variant>
      <vt:variant>
        <vt:i4>5</vt:i4>
      </vt:variant>
      <vt:variant>
        <vt:lpwstr/>
      </vt:variant>
      <vt:variant>
        <vt:lpwstr>_Toc243727551</vt:lpwstr>
      </vt:variant>
      <vt:variant>
        <vt:i4>1441846</vt:i4>
      </vt:variant>
      <vt:variant>
        <vt:i4>62</vt:i4>
      </vt:variant>
      <vt:variant>
        <vt:i4>0</vt:i4>
      </vt:variant>
      <vt:variant>
        <vt:i4>5</vt:i4>
      </vt:variant>
      <vt:variant>
        <vt:lpwstr/>
      </vt:variant>
      <vt:variant>
        <vt:lpwstr>_Toc243727550</vt:lpwstr>
      </vt:variant>
      <vt:variant>
        <vt:i4>1507382</vt:i4>
      </vt:variant>
      <vt:variant>
        <vt:i4>56</vt:i4>
      </vt:variant>
      <vt:variant>
        <vt:i4>0</vt:i4>
      </vt:variant>
      <vt:variant>
        <vt:i4>5</vt:i4>
      </vt:variant>
      <vt:variant>
        <vt:lpwstr/>
      </vt:variant>
      <vt:variant>
        <vt:lpwstr>_Toc243727549</vt:lpwstr>
      </vt:variant>
      <vt:variant>
        <vt:i4>1507382</vt:i4>
      </vt:variant>
      <vt:variant>
        <vt:i4>50</vt:i4>
      </vt:variant>
      <vt:variant>
        <vt:i4>0</vt:i4>
      </vt:variant>
      <vt:variant>
        <vt:i4>5</vt:i4>
      </vt:variant>
      <vt:variant>
        <vt:lpwstr/>
      </vt:variant>
      <vt:variant>
        <vt:lpwstr>_Toc243727548</vt:lpwstr>
      </vt:variant>
      <vt:variant>
        <vt:i4>1507382</vt:i4>
      </vt:variant>
      <vt:variant>
        <vt:i4>44</vt:i4>
      </vt:variant>
      <vt:variant>
        <vt:i4>0</vt:i4>
      </vt:variant>
      <vt:variant>
        <vt:i4>5</vt:i4>
      </vt:variant>
      <vt:variant>
        <vt:lpwstr/>
      </vt:variant>
      <vt:variant>
        <vt:lpwstr>_Toc243727547</vt:lpwstr>
      </vt:variant>
      <vt:variant>
        <vt:i4>1507382</vt:i4>
      </vt:variant>
      <vt:variant>
        <vt:i4>38</vt:i4>
      </vt:variant>
      <vt:variant>
        <vt:i4>0</vt:i4>
      </vt:variant>
      <vt:variant>
        <vt:i4>5</vt:i4>
      </vt:variant>
      <vt:variant>
        <vt:lpwstr/>
      </vt:variant>
      <vt:variant>
        <vt:lpwstr>_Toc243727546</vt:lpwstr>
      </vt:variant>
      <vt:variant>
        <vt:i4>1507382</vt:i4>
      </vt:variant>
      <vt:variant>
        <vt:i4>32</vt:i4>
      </vt:variant>
      <vt:variant>
        <vt:i4>0</vt:i4>
      </vt:variant>
      <vt:variant>
        <vt:i4>5</vt:i4>
      </vt:variant>
      <vt:variant>
        <vt:lpwstr/>
      </vt:variant>
      <vt:variant>
        <vt:lpwstr>_Toc243727545</vt:lpwstr>
      </vt:variant>
      <vt:variant>
        <vt:i4>1507382</vt:i4>
      </vt:variant>
      <vt:variant>
        <vt:i4>26</vt:i4>
      </vt:variant>
      <vt:variant>
        <vt:i4>0</vt:i4>
      </vt:variant>
      <vt:variant>
        <vt:i4>5</vt:i4>
      </vt:variant>
      <vt:variant>
        <vt:lpwstr/>
      </vt:variant>
      <vt:variant>
        <vt:lpwstr>_Toc243727544</vt:lpwstr>
      </vt:variant>
      <vt:variant>
        <vt:i4>1507382</vt:i4>
      </vt:variant>
      <vt:variant>
        <vt:i4>20</vt:i4>
      </vt:variant>
      <vt:variant>
        <vt:i4>0</vt:i4>
      </vt:variant>
      <vt:variant>
        <vt:i4>5</vt:i4>
      </vt:variant>
      <vt:variant>
        <vt:lpwstr/>
      </vt:variant>
      <vt:variant>
        <vt:lpwstr>_Toc243727543</vt:lpwstr>
      </vt:variant>
      <vt:variant>
        <vt:i4>1507382</vt:i4>
      </vt:variant>
      <vt:variant>
        <vt:i4>14</vt:i4>
      </vt:variant>
      <vt:variant>
        <vt:i4>0</vt:i4>
      </vt:variant>
      <vt:variant>
        <vt:i4>5</vt:i4>
      </vt:variant>
      <vt:variant>
        <vt:lpwstr/>
      </vt:variant>
      <vt:variant>
        <vt:lpwstr>_Toc243727542</vt:lpwstr>
      </vt:variant>
      <vt:variant>
        <vt:i4>1507382</vt:i4>
      </vt:variant>
      <vt:variant>
        <vt:i4>8</vt:i4>
      </vt:variant>
      <vt:variant>
        <vt:i4>0</vt:i4>
      </vt:variant>
      <vt:variant>
        <vt:i4>5</vt:i4>
      </vt:variant>
      <vt:variant>
        <vt:lpwstr/>
      </vt:variant>
      <vt:variant>
        <vt:lpwstr>_Toc243727541</vt:lpwstr>
      </vt:variant>
      <vt:variant>
        <vt:i4>1507382</vt:i4>
      </vt:variant>
      <vt:variant>
        <vt:i4>2</vt:i4>
      </vt:variant>
      <vt:variant>
        <vt:i4>0</vt:i4>
      </vt:variant>
      <vt:variant>
        <vt:i4>5</vt:i4>
      </vt:variant>
      <vt:variant>
        <vt:lpwstr/>
      </vt:variant>
      <vt:variant>
        <vt:lpwstr>_Toc243727540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template</dc:title>
  <dc:subject>version 1.0</dc:subject>
  <dc:creator>maint</dc:creator>
  <cp:keywords>user manual</cp:keywords>
  <dc:description/>
  <cp:lastModifiedBy>Christian Andre Palomino Solis</cp:lastModifiedBy>
  <cp:revision>3</cp:revision>
  <cp:lastPrinted>2008-11-25T03:10:00Z</cp:lastPrinted>
  <dcterms:created xsi:type="dcterms:W3CDTF">2020-12-10T22:15:00Z</dcterms:created>
  <dcterms:modified xsi:type="dcterms:W3CDTF">2020-12-10T22:32:00Z</dcterms:modified>
</cp:coreProperties>
</file>